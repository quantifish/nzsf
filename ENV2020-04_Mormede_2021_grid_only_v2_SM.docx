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1D162" w14:textId="21061654" w:rsidR="005A7F21" w:rsidRPr="008662D9" w:rsidRDefault="00982157" w:rsidP="002F064B">
      <w:pPr>
        <w:pStyle w:val="Subtitle"/>
        <w:rPr>
          <w:sz w:val="16"/>
          <w:szCs w:val="14"/>
        </w:rPr>
      </w:pPr>
      <w:r>
        <w:rPr>
          <w:rStyle w:val="TitleChar"/>
          <w:sz w:val="36"/>
          <w:szCs w:val="14"/>
        </w:rPr>
        <w:t>Creating standardised grids for New Zealand marine science outputs</w:t>
      </w:r>
    </w:p>
    <w:p w14:paraId="7D01D163" w14:textId="77777777" w:rsidR="005A7F21" w:rsidRDefault="005A7F21" w:rsidP="002F064B">
      <w:pPr>
        <w:pStyle w:val="ReturnAddress"/>
        <w:jc w:val="left"/>
      </w:pPr>
    </w:p>
    <w:p w14:paraId="7D01D164" w14:textId="77777777" w:rsidR="005A7F21" w:rsidRDefault="005A7F21" w:rsidP="002F064B">
      <w:pPr>
        <w:pStyle w:val="ISBN"/>
      </w:pPr>
      <w:r>
        <w:rPr>
          <w:lang w:val="en-US"/>
        </w:rPr>
        <w:t>New Zealand Aquatic Environment and Biodiversity</w:t>
      </w:r>
      <w:r w:rsidRPr="00873841">
        <w:rPr>
          <w:lang w:val="en-US"/>
        </w:rPr>
        <w:t xml:space="preserve"> Report </w:t>
      </w:r>
      <w:r>
        <w:t>No.</w:t>
      </w:r>
      <w:proofErr w:type="gramStart"/>
      <w:r>
        <w:t>…..</w:t>
      </w:r>
      <w:proofErr w:type="gramEnd"/>
    </w:p>
    <w:p w14:paraId="7D01D165" w14:textId="77777777" w:rsidR="005A7F21" w:rsidRDefault="005A7F21" w:rsidP="002F064B">
      <w:pPr>
        <w:pStyle w:val="ISBN"/>
      </w:pPr>
    </w:p>
    <w:p w14:paraId="7D01D166" w14:textId="0AF7B716" w:rsidR="00BF7F4E" w:rsidRDefault="005A7F21" w:rsidP="002F064B">
      <w:pPr>
        <w:pStyle w:val="ISBN"/>
      </w:pPr>
      <w:r>
        <w:tab/>
      </w:r>
      <w:r w:rsidR="00BF7F4E">
        <w:t xml:space="preserve">S. </w:t>
      </w:r>
      <w:proofErr w:type="spellStart"/>
      <w:r w:rsidR="00BF7F4E">
        <w:t>Mormede</w:t>
      </w:r>
      <w:proofErr w:type="spellEnd"/>
    </w:p>
    <w:p w14:paraId="5C377DEA" w14:textId="1FEFB7E9" w:rsidR="00982157" w:rsidRDefault="00982157" w:rsidP="002F064B">
      <w:pPr>
        <w:pStyle w:val="ISBN"/>
      </w:pPr>
      <w:r>
        <w:tab/>
        <w:t>D.</w:t>
      </w:r>
      <w:ins w:id="0" w:author="Darcy Webber" w:date="2021-12-13T15:55:00Z">
        <w:r w:rsidR="00972440">
          <w:t>N.</w:t>
        </w:r>
      </w:ins>
      <w:r>
        <w:t xml:space="preserve"> Webber</w:t>
      </w:r>
    </w:p>
    <w:p w14:paraId="60D5E530" w14:textId="30FEC874" w:rsidR="00982157" w:rsidRDefault="00982157" w:rsidP="002F064B">
      <w:pPr>
        <w:pStyle w:val="ISBN"/>
      </w:pPr>
      <w:r>
        <w:tab/>
        <w:t>C. Edwards</w:t>
      </w:r>
    </w:p>
    <w:p w14:paraId="7D01D16A" w14:textId="77777777" w:rsidR="005A7F21" w:rsidRDefault="005A7F21" w:rsidP="002F064B">
      <w:pPr>
        <w:pStyle w:val="ISBN"/>
      </w:pPr>
    </w:p>
    <w:p w14:paraId="7D01D16B" w14:textId="77777777" w:rsidR="005A7F21" w:rsidRPr="00873841" w:rsidRDefault="005A7F21" w:rsidP="002F064B">
      <w:pPr>
        <w:rPr>
          <w:lang w:val="en-US"/>
        </w:rPr>
      </w:pPr>
      <w:r>
        <w:rPr>
          <w:lang w:val="en-US"/>
        </w:rPr>
        <w:t>ISSN 1176-9440</w:t>
      </w:r>
      <w:r w:rsidRPr="00873841">
        <w:rPr>
          <w:lang w:val="en-US"/>
        </w:rPr>
        <w:t xml:space="preserve"> (print)</w:t>
      </w:r>
    </w:p>
    <w:p w14:paraId="7D01D16C" w14:textId="77777777" w:rsidR="005A7F21" w:rsidRPr="00873841" w:rsidRDefault="005A7F21" w:rsidP="002F064B">
      <w:pPr>
        <w:rPr>
          <w:lang w:val="en-US"/>
        </w:rPr>
      </w:pPr>
      <w:r>
        <w:rPr>
          <w:lang w:val="en-US"/>
        </w:rPr>
        <w:t>ISSN 1179-6480</w:t>
      </w:r>
      <w:r w:rsidRPr="00873841">
        <w:rPr>
          <w:lang w:val="en-US"/>
        </w:rPr>
        <w:t xml:space="preserve"> (online)</w:t>
      </w:r>
    </w:p>
    <w:p w14:paraId="7D01D16E" w14:textId="395CD97E" w:rsidR="005A7F21" w:rsidRPr="00982157" w:rsidRDefault="005A7F21" w:rsidP="002F064B">
      <w:pPr>
        <w:rPr>
          <w:lang w:val="en-US"/>
        </w:rPr>
      </w:pPr>
      <w:r w:rsidRPr="00873841">
        <w:rPr>
          <w:lang w:val="en-US"/>
        </w:rPr>
        <w:t>ISBN XXXX (online)</w:t>
      </w:r>
    </w:p>
    <w:p w14:paraId="7D01D16F" w14:textId="77777777" w:rsidR="005A7F21" w:rsidRDefault="005A7F21" w:rsidP="002F064B">
      <w:pPr>
        <w:pStyle w:val="ReturnAddress"/>
        <w:jc w:val="left"/>
      </w:pPr>
    </w:p>
    <w:p w14:paraId="7D01D170" w14:textId="683FA554" w:rsidR="005A7F21" w:rsidRDefault="008C47F4" w:rsidP="002F064B">
      <w:pPr>
        <w:pStyle w:val="Date-frontpage"/>
      </w:pPr>
      <w:r w:rsidRPr="005D6E5B">
        <w:rPr>
          <w:highlight w:val="yellow"/>
        </w:rPr>
        <w:t>Month 20</w:t>
      </w:r>
      <w:r w:rsidR="00BF7F4E" w:rsidRPr="005D6E5B">
        <w:rPr>
          <w:highlight w:val="yellow"/>
        </w:rPr>
        <w:t>21</w:t>
      </w:r>
    </w:p>
    <w:p w14:paraId="7D01D171" w14:textId="77777777" w:rsidR="005A7F21" w:rsidRDefault="005A7F21" w:rsidP="002F064B">
      <w:pPr>
        <w:sectPr w:rsidR="005A7F21" w:rsidSect="00E72C07">
          <w:headerReference w:type="even" r:id="rId8"/>
          <w:headerReference w:type="default" r:id="rId9"/>
          <w:footerReference w:type="default" r:id="rId10"/>
          <w:headerReference w:type="first" r:id="rId11"/>
          <w:pgSz w:w="11906" w:h="16838" w:code="9"/>
          <w:pgMar w:top="3402" w:right="907" w:bottom="567" w:left="4876" w:header="720" w:footer="720" w:gutter="0"/>
          <w:cols w:space="720"/>
        </w:sectPr>
      </w:pPr>
    </w:p>
    <w:p w14:paraId="7D01D172" w14:textId="77777777" w:rsidR="005A7F21" w:rsidRDefault="005A7F21" w:rsidP="002F064B"/>
    <w:p w14:paraId="7D01D173" w14:textId="77777777" w:rsidR="005A7F21" w:rsidRDefault="005A7F21" w:rsidP="002F064B"/>
    <w:p w14:paraId="7D01D174" w14:textId="77777777" w:rsidR="005A7F21" w:rsidRDefault="005A7F21" w:rsidP="002F064B">
      <w:r>
        <w:t>Requests for further copies should be directed to:</w:t>
      </w:r>
    </w:p>
    <w:p w14:paraId="7D01D175" w14:textId="77777777" w:rsidR="005A7F21" w:rsidRDefault="005A7F21" w:rsidP="002F064B"/>
    <w:p w14:paraId="7D01D176" w14:textId="77777777" w:rsidR="005A7F21" w:rsidRDefault="005A7F21" w:rsidP="002F064B">
      <w:r>
        <w:t>Publications Logistics Officer</w:t>
      </w:r>
    </w:p>
    <w:p w14:paraId="7D01D177" w14:textId="77777777" w:rsidR="005A7F21" w:rsidRDefault="005A7F21" w:rsidP="002F064B">
      <w:r>
        <w:t>Ministry for Primary Industries</w:t>
      </w:r>
    </w:p>
    <w:p w14:paraId="7D01D178" w14:textId="77777777" w:rsidR="005A7F21" w:rsidRDefault="005A7F21" w:rsidP="002F064B">
      <w:r>
        <w:t>PO Box 2526</w:t>
      </w:r>
    </w:p>
    <w:p w14:paraId="7D01D179" w14:textId="77777777" w:rsidR="005A7F21" w:rsidRDefault="005A7F21" w:rsidP="002F064B">
      <w:r>
        <w:t>WELLINGTON 6140</w:t>
      </w:r>
    </w:p>
    <w:p w14:paraId="7D01D17A" w14:textId="77777777" w:rsidR="005A7F21" w:rsidRDefault="005A7F21" w:rsidP="002F064B"/>
    <w:p w14:paraId="7D01D17B" w14:textId="2D81A6B3" w:rsidR="005A7F21" w:rsidRDefault="005A7F21" w:rsidP="002F064B">
      <w:r>
        <w:t xml:space="preserve">Email: </w:t>
      </w:r>
      <w:hyperlink r:id="rId12" w:history="1">
        <w:r>
          <w:rPr>
            <w:rStyle w:val="Hyperlink"/>
          </w:rPr>
          <w:t>brand@mpi.govt.nz</w:t>
        </w:r>
      </w:hyperlink>
    </w:p>
    <w:p w14:paraId="7D01D17C" w14:textId="77777777" w:rsidR="005A7F21" w:rsidRDefault="005A7F21" w:rsidP="002F064B">
      <w:r>
        <w:t>Telephone: 0800 00 83 33</w:t>
      </w:r>
    </w:p>
    <w:p w14:paraId="7D01D17D" w14:textId="77777777" w:rsidR="005A7F21" w:rsidRDefault="005A7F21" w:rsidP="002F064B">
      <w:r>
        <w:t>Facsimile: 04-894 0300</w:t>
      </w:r>
    </w:p>
    <w:p w14:paraId="7D01D17E" w14:textId="77777777" w:rsidR="005A7F21" w:rsidRDefault="005A7F21" w:rsidP="002F064B"/>
    <w:p w14:paraId="7D01D17F" w14:textId="77777777" w:rsidR="005A7F21" w:rsidRDefault="005A7F21" w:rsidP="002F064B">
      <w:r>
        <w:t>This publication is also available on the Ministry for Primary Industries websites at:</w:t>
      </w:r>
    </w:p>
    <w:p w14:paraId="7D01D180" w14:textId="77777777" w:rsidR="005A7F21" w:rsidRDefault="008C47F4" w:rsidP="002F064B">
      <w:r w:rsidRPr="008C47F4">
        <w:rPr>
          <w:rStyle w:val="Hyperlink"/>
        </w:rPr>
        <w:t>http://www.mpi.govt.nz/news-and-re</w:t>
      </w:r>
      <w:r>
        <w:rPr>
          <w:rStyle w:val="Hyperlink"/>
        </w:rPr>
        <w:t>sources/publications</w:t>
      </w:r>
    </w:p>
    <w:p w14:paraId="7D01D181" w14:textId="61E4E7FC" w:rsidR="005A7F21" w:rsidRDefault="001605B8" w:rsidP="002F064B">
      <w:hyperlink r:id="rId13" w:history="1">
        <w:r w:rsidR="005A7F21">
          <w:rPr>
            <w:rStyle w:val="Hyperlink"/>
          </w:rPr>
          <w:t>http://fs.fish.govt.nz</w:t>
        </w:r>
      </w:hyperlink>
      <w:r w:rsidR="005A7F21">
        <w:t xml:space="preserve"> go to Document library/Research reports</w:t>
      </w:r>
    </w:p>
    <w:p w14:paraId="7D01D182" w14:textId="77777777" w:rsidR="005A7F21" w:rsidRDefault="005A7F21" w:rsidP="002F064B"/>
    <w:p w14:paraId="7D01D183" w14:textId="77777777" w:rsidR="005A7F21" w:rsidRDefault="005A7F21" w:rsidP="002F064B"/>
    <w:p w14:paraId="7D01D184" w14:textId="77777777" w:rsidR="005A7F21" w:rsidRDefault="005A7F21" w:rsidP="002F064B">
      <w:r>
        <w:t xml:space="preserve">© Crown Copyright </w:t>
      </w:r>
      <w:r w:rsidR="008C47F4">
        <w:t>–</w:t>
      </w:r>
      <w:r>
        <w:t xml:space="preserve"> </w:t>
      </w:r>
      <w:r w:rsidR="008C47F4">
        <w:t>Fisheries New Zealand</w:t>
      </w:r>
    </w:p>
    <w:p w14:paraId="7D01D185" w14:textId="77777777" w:rsidR="005A7F21" w:rsidRDefault="005A7F21" w:rsidP="002F064B"/>
    <w:p w14:paraId="7D01D186" w14:textId="77777777" w:rsidR="005A7F21" w:rsidRDefault="005A7F21" w:rsidP="002F064B"/>
    <w:p w14:paraId="7D01D187" w14:textId="77777777" w:rsidR="005A7F21" w:rsidRDefault="005A7F21" w:rsidP="002F064B">
      <w:pPr>
        <w:sectPr w:rsidR="005A7F21">
          <w:pgSz w:w="11906" w:h="16838"/>
          <w:pgMar w:top="1134" w:right="1418" w:bottom="1134" w:left="1418" w:header="720" w:footer="720" w:gutter="0"/>
          <w:cols w:space="720"/>
        </w:sectPr>
      </w:pPr>
    </w:p>
    <w:p w14:paraId="7D01D188" w14:textId="77777777" w:rsidR="005A7F21" w:rsidRDefault="005A7F21" w:rsidP="002F064B">
      <w:pPr>
        <w:pStyle w:val="TOC1"/>
      </w:pPr>
      <w:r>
        <w:lastRenderedPageBreak/>
        <w:t>TABLE OF CONTENTS</w:t>
      </w:r>
    </w:p>
    <w:p w14:paraId="7D01D189" w14:textId="77777777" w:rsidR="005A7F21" w:rsidRDefault="005A7F21" w:rsidP="00CF50E8">
      <w:pPr>
        <w:pStyle w:val="TOC1"/>
        <w:ind w:left="0" w:firstLine="0"/>
      </w:pPr>
    </w:p>
    <w:p w14:paraId="5BC7002F" w14:textId="4A83D70B" w:rsidR="008176FE" w:rsidRDefault="008C47F4">
      <w:pPr>
        <w:pStyle w:val="TOC1"/>
        <w:rPr>
          <w:rFonts w:eastAsiaTheme="minorEastAsia"/>
          <w:b w:val="0"/>
          <w:szCs w:val="22"/>
          <w:lang w:eastAsia="en-NZ"/>
        </w:rPr>
      </w:pPr>
      <w:r>
        <w:rPr>
          <w:rFonts w:ascii="Times New Roman Mäori" w:hAnsi="Times New Roman Mäori"/>
          <w:lang w:val="en-AU"/>
        </w:rPr>
        <w:fldChar w:fldCharType="begin"/>
      </w:r>
      <w:r>
        <w:rPr>
          <w:rFonts w:ascii="Times New Roman Mäori" w:hAnsi="Times New Roman Mäori"/>
        </w:rPr>
        <w:instrText xml:space="preserve"> TOC \o "1-3" \h \z \u </w:instrText>
      </w:r>
      <w:r>
        <w:rPr>
          <w:rFonts w:ascii="Times New Roman Mäori" w:hAnsi="Times New Roman Mäori"/>
          <w:lang w:val="en-AU"/>
        </w:rPr>
        <w:fldChar w:fldCharType="separate"/>
      </w:r>
      <w:hyperlink w:anchor="_Toc90303310" w:history="1">
        <w:r w:rsidR="008176FE" w:rsidRPr="00A94D01">
          <w:rPr>
            <w:rStyle w:val="Hyperlink"/>
          </w:rPr>
          <w:t>Executive Summary</w:t>
        </w:r>
        <w:r w:rsidR="008176FE">
          <w:rPr>
            <w:webHidden/>
          </w:rPr>
          <w:tab/>
        </w:r>
        <w:r w:rsidR="008176FE">
          <w:rPr>
            <w:webHidden/>
          </w:rPr>
          <w:fldChar w:fldCharType="begin"/>
        </w:r>
        <w:r w:rsidR="008176FE">
          <w:rPr>
            <w:webHidden/>
          </w:rPr>
          <w:instrText xml:space="preserve"> PAGEREF _Toc90303310 \h </w:instrText>
        </w:r>
        <w:r w:rsidR="008176FE">
          <w:rPr>
            <w:webHidden/>
          </w:rPr>
        </w:r>
        <w:r w:rsidR="008176FE">
          <w:rPr>
            <w:webHidden/>
          </w:rPr>
          <w:fldChar w:fldCharType="separate"/>
        </w:r>
        <w:r w:rsidR="008176FE">
          <w:rPr>
            <w:webHidden/>
          </w:rPr>
          <w:t>1</w:t>
        </w:r>
        <w:r w:rsidR="008176FE">
          <w:rPr>
            <w:webHidden/>
          </w:rPr>
          <w:fldChar w:fldCharType="end"/>
        </w:r>
      </w:hyperlink>
    </w:p>
    <w:p w14:paraId="7C5EF22C" w14:textId="52EACA2C" w:rsidR="008176FE" w:rsidRDefault="008176FE">
      <w:pPr>
        <w:pStyle w:val="TOC1"/>
        <w:rPr>
          <w:rFonts w:eastAsiaTheme="minorEastAsia"/>
          <w:b w:val="0"/>
          <w:szCs w:val="22"/>
          <w:lang w:eastAsia="en-NZ"/>
        </w:rPr>
      </w:pPr>
      <w:hyperlink w:anchor="_Toc90303311" w:history="1">
        <w:r w:rsidRPr="00A94D01">
          <w:rPr>
            <w:rStyle w:val="Hyperlink"/>
            <w:rFonts w:cs="Times New Roman"/>
          </w:rPr>
          <w:t>1.</w:t>
        </w:r>
        <w:r>
          <w:rPr>
            <w:rFonts w:eastAsiaTheme="minorEastAsia"/>
            <w:b w:val="0"/>
            <w:szCs w:val="22"/>
            <w:lang w:eastAsia="en-NZ"/>
          </w:rPr>
          <w:tab/>
        </w:r>
        <w:r w:rsidRPr="00A94D01">
          <w:rPr>
            <w:rStyle w:val="Hyperlink"/>
          </w:rPr>
          <w:t>Introduction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_Toc90303311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617D7FCA" w14:textId="2DDD2EF5" w:rsidR="008176FE" w:rsidRDefault="008176FE">
      <w:pPr>
        <w:pStyle w:val="TOC1"/>
        <w:rPr>
          <w:rFonts w:eastAsiaTheme="minorEastAsia"/>
          <w:b w:val="0"/>
          <w:szCs w:val="22"/>
          <w:lang w:eastAsia="en-NZ"/>
        </w:rPr>
      </w:pPr>
      <w:hyperlink w:anchor="_Toc90303314" w:history="1">
        <w:r w:rsidRPr="00A94D01">
          <w:rPr>
            <w:rStyle w:val="Hyperlink"/>
            <w:rFonts w:cs="Times New Roman"/>
          </w:rPr>
          <w:t>2.</w:t>
        </w:r>
        <w:r>
          <w:rPr>
            <w:rFonts w:eastAsiaTheme="minorEastAsia"/>
            <w:b w:val="0"/>
            <w:szCs w:val="22"/>
            <w:lang w:eastAsia="en-NZ"/>
          </w:rPr>
          <w:tab/>
        </w:r>
        <w:r w:rsidRPr="00A94D01">
          <w:rPr>
            <w:rStyle w:val="Hyperlink"/>
          </w:rPr>
          <w:t>Methods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_Toc90303314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269C4153" w14:textId="074B0D66" w:rsidR="008176FE" w:rsidRDefault="008176FE">
      <w:pPr>
        <w:pStyle w:val="TOC1"/>
        <w:rPr>
          <w:rFonts w:eastAsiaTheme="minorEastAsia"/>
          <w:b w:val="0"/>
          <w:szCs w:val="22"/>
          <w:lang w:eastAsia="en-NZ"/>
        </w:rPr>
      </w:pPr>
      <w:hyperlink w:anchor="_Toc90303315" w:history="1">
        <w:r w:rsidRPr="00A94D01">
          <w:rPr>
            <w:rStyle w:val="Hyperlink"/>
            <w:rFonts w:cs="Times New Roman"/>
          </w:rPr>
          <w:t>3.</w:t>
        </w:r>
        <w:r>
          <w:rPr>
            <w:rFonts w:eastAsiaTheme="minorEastAsia"/>
            <w:b w:val="0"/>
            <w:szCs w:val="22"/>
            <w:lang w:eastAsia="en-NZ"/>
          </w:rPr>
          <w:tab/>
        </w:r>
        <w:r w:rsidRPr="00A94D01">
          <w:rPr>
            <w:rStyle w:val="Hyperlink"/>
          </w:rPr>
          <w:t>Discussion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_Toc90303315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5382D7EE" w14:textId="0EC82216" w:rsidR="008176FE" w:rsidRDefault="008176FE">
      <w:pPr>
        <w:pStyle w:val="TOC1"/>
        <w:rPr>
          <w:rFonts w:eastAsiaTheme="minorEastAsia"/>
          <w:b w:val="0"/>
          <w:szCs w:val="22"/>
          <w:lang w:eastAsia="en-NZ"/>
        </w:rPr>
      </w:pPr>
      <w:hyperlink w:anchor="_Toc90303316" w:history="1">
        <w:r w:rsidRPr="00A94D01">
          <w:rPr>
            <w:rStyle w:val="Hyperlink"/>
            <w:rFonts w:cs="Times New Roman"/>
          </w:rPr>
          <w:t>4.</w:t>
        </w:r>
        <w:r>
          <w:rPr>
            <w:rFonts w:eastAsiaTheme="minorEastAsia"/>
            <w:b w:val="0"/>
            <w:szCs w:val="22"/>
            <w:lang w:eastAsia="en-NZ"/>
          </w:rPr>
          <w:tab/>
        </w:r>
        <w:r w:rsidRPr="00A94D01">
          <w:rPr>
            <w:rStyle w:val="Hyperlink"/>
          </w:rPr>
          <w:t>References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_Toc90303316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5DA2A9F0" w14:textId="05F67A46" w:rsidR="008176FE" w:rsidRDefault="008176FE">
      <w:pPr>
        <w:pStyle w:val="TOC1"/>
        <w:rPr>
          <w:rFonts w:eastAsiaTheme="minorEastAsia"/>
          <w:b w:val="0"/>
          <w:szCs w:val="22"/>
          <w:lang w:eastAsia="en-NZ"/>
        </w:rPr>
      </w:pPr>
      <w:hyperlink w:anchor="_Toc90303317" w:history="1">
        <w:r w:rsidRPr="00A94D01">
          <w:rPr>
            <w:rStyle w:val="Hyperlink"/>
            <w:rFonts w:cs="Times New Roman"/>
          </w:rPr>
          <w:t>5.</w:t>
        </w:r>
        <w:r>
          <w:rPr>
            <w:rFonts w:eastAsiaTheme="minorEastAsia"/>
            <w:b w:val="0"/>
            <w:szCs w:val="22"/>
            <w:lang w:eastAsia="en-NZ"/>
          </w:rPr>
          <w:tab/>
        </w:r>
        <w:r w:rsidRPr="00A94D01">
          <w:rPr>
            <w:rStyle w:val="Hyperlink"/>
          </w:rPr>
          <w:t>Appendix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_Toc90303317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3F7DE3D9" w14:textId="7D200ABC" w:rsidR="005A7F21" w:rsidRDefault="008C47F4" w:rsidP="002F064B">
      <w:pPr>
        <w:rPr>
          <w:noProof/>
        </w:rPr>
      </w:pPr>
      <w:r>
        <w:rPr>
          <w:noProof/>
        </w:rPr>
        <w:fldChar w:fldCharType="end"/>
      </w:r>
    </w:p>
    <w:p w14:paraId="5B40D8F8" w14:textId="77777777" w:rsidR="00586E8B" w:rsidRPr="00586E8B" w:rsidRDefault="00586E8B" w:rsidP="002F064B"/>
    <w:p w14:paraId="7D01D198" w14:textId="65B0930E" w:rsidR="00586E8B" w:rsidRPr="00586E8B" w:rsidRDefault="00586E8B" w:rsidP="002F064B">
      <w:pPr>
        <w:tabs>
          <w:tab w:val="left" w:pos="2343"/>
        </w:tabs>
        <w:sectPr w:rsidR="00586E8B" w:rsidRPr="00586E8B" w:rsidSect="003605BC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6" w:h="16838" w:code="9"/>
          <w:pgMar w:top="1440" w:right="1440" w:bottom="1440" w:left="1440" w:header="706" w:footer="706" w:gutter="0"/>
          <w:pgNumType w:start="1"/>
          <w:cols w:space="708"/>
          <w:docGrid w:linePitch="360"/>
        </w:sectPr>
      </w:pPr>
    </w:p>
    <w:p w14:paraId="7D01D199" w14:textId="77777777" w:rsidR="005A7F21" w:rsidRDefault="005A7F21">
      <w:pPr>
        <w:pStyle w:val="Heading1"/>
        <w:numPr>
          <w:ilvl w:val="0"/>
          <w:numId w:val="0"/>
        </w:numPr>
        <w:pPrChange w:id="10" w:author="Darcy Webber" w:date="2021-12-12T08:07:00Z">
          <w:pPr>
            <w:pStyle w:val="Heading1"/>
          </w:pPr>
        </w:pPrChange>
      </w:pPr>
      <w:bookmarkStart w:id="11" w:name="_Toc90303310"/>
      <w:r w:rsidRPr="004017C9">
        <w:lastRenderedPageBreak/>
        <w:t>Executive Summary</w:t>
      </w:r>
      <w:bookmarkEnd w:id="11"/>
    </w:p>
    <w:p w14:paraId="7D01D19A" w14:textId="055AB6D2" w:rsidR="005A7F21" w:rsidDel="00900299" w:rsidRDefault="005A7F21">
      <w:pPr>
        <w:spacing w:after="0"/>
        <w:rPr>
          <w:del w:id="12" w:author="Darcy Webber" w:date="2021-12-12T15:37:00Z"/>
          <w:rFonts w:ascii="Times New Roman" w:hAnsi="Times New Roman" w:cs="Times New Roman"/>
        </w:rPr>
      </w:pPr>
    </w:p>
    <w:p w14:paraId="04244F2A" w14:textId="77777777" w:rsidR="00900299" w:rsidRDefault="00900299" w:rsidP="002F064B">
      <w:pPr>
        <w:rPr>
          <w:ins w:id="13" w:author="Darcy Webber" w:date="2021-12-12T15:37:00Z"/>
        </w:rPr>
      </w:pPr>
    </w:p>
    <w:p w14:paraId="7D01D19B" w14:textId="0461A330" w:rsidR="005A7F21" w:rsidRPr="00750AA8" w:rsidRDefault="00BF7F4E">
      <w:pPr>
        <w:spacing w:after="0"/>
        <w:rPr>
          <w:rFonts w:ascii="Times New Roman" w:hAnsi="Times New Roman" w:cs="Times New Roman"/>
          <w:b/>
          <w:bCs/>
          <w:highlight w:val="yellow"/>
          <w:rPrChange w:id="14" w:author="Darcy Webber" w:date="2021-12-13T15:55:00Z">
            <w:rPr>
              <w:highlight w:val="yellow"/>
            </w:rPr>
          </w:rPrChange>
        </w:rPr>
        <w:pPrChange w:id="15" w:author="Darcy Webber" w:date="2021-12-12T08:10:00Z">
          <w:pPr/>
        </w:pPrChange>
      </w:pPr>
      <w:proofErr w:type="spellStart"/>
      <w:r w:rsidRPr="00750AA8">
        <w:rPr>
          <w:rFonts w:ascii="Times New Roman" w:hAnsi="Times New Roman" w:cs="Times New Roman"/>
          <w:b/>
          <w:bCs/>
          <w:rPrChange w:id="16" w:author="Darcy Webber" w:date="2021-12-13T15:55:00Z">
            <w:rPr/>
          </w:rPrChange>
        </w:rPr>
        <w:t>Mormede</w:t>
      </w:r>
      <w:proofErr w:type="spellEnd"/>
      <w:r w:rsidR="005A7F21" w:rsidRPr="00750AA8">
        <w:rPr>
          <w:rFonts w:ascii="Times New Roman" w:hAnsi="Times New Roman" w:cs="Times New Roman"/>
          <w:b/>
          <w:bCs/>
          <w:rPrChange w:id="17" w:author="Darcy Webber" w:date="2021-12-13T15:55:00Z">
            <w:rPr/>
          </w:rPrChange>
        </w:rPr>
        <w:t xml:space="preserve">, </w:t>
      </w:r>
      <w:r w:rsidRPr="00750AA8">
        <w:rPr>
          <w:rFonts w:ascii="Times New Roman" w:hAnsi="Times New Roman" w:cs="Times New Roman"/>
          <w:b/>
          <w:bCs/>
          <w:rPrChange w:id="18" w:author="Darcy Webber" w:date="2021-12-13T15:55:00Z">
            <w:rPr/>
          </w:rPrChange>
        </w:rPr>
        <w:t>S</w:t>
      </w:r>
      <w:r w:rsidR="0061777F" w:rsidRPr="00750AA8">
        <w:rPr>
          <w:rFonts w:ascii="Times New Roman" w:hAnsi="Times New Roman" w:cs="Times New Roman"/>
          <w:b/>
          <w:bCs/>
          <w:rPrChange w:id="19" w:author="Darcy Webber" w:date="2021-12-13T15:55:00Z">
            <w:rPr/>
          </w:rPrChange>
        </w:rPr>
        <w:t>.</w:t>
      </w:r>
      <w:r w:rsidR="00982157" w:rsidRPr="00750AA8">
        <w:rPr>
          <w:rFonts w:ascii="Times New Roman" w:hAnsi="Times New Roman" w:cs="Times New Roman"/>
          <w:b/>
          <w:bCs/>
          <w:rPrChange w:id="20" w:author="Darcy Webber" w:date="2021-12-13T15:55:00Z">
            <w:rPr/>
          </w:rPrChange>
        </w:rPr>
        <w:t>; Webber, D.</w:t>
      </w:r>
      <w:ins w:id="21" w:author="Darcy Webber" w:date="2021-12-13T15:55:00Z">
        <w:r w:rsidR="00EF3922">
          <w:rPr>
            <w:rFonts w:ascii="Times New Roman" w:hAnsi="Times New Roman" w:cs="Times New Roman"/>
            <w:b/>
            <w:bCs/>
          </w:rPr>
          <w:t>N.</w:t>
        </w:r>
      </w:ins>
      <w:r w:rsidR="00982157" w:rsidRPr="00750AA8">
        <w:rPr>
          <w:rFonts w:ascii="Times New Roman" w:hAnsi="Times New Roman" w:cs="Times New Roman"/>
          <w:b/>
          <w:bCs/>
          <w:rPrChange w:id="22" w:author="Darcy Webber" w:date="2021-12-13T15:55:00Z">
            <w:rPr/>
          </w:rPrChange>
        </w:rPr>
        <w:t>; Edwards, E.</w:t>
      </w:r>
      <w:r w:rsidR="005A7F21" w:rsidRPr="00750AA8">
        <w:rPr>
          <w:rFonts w:ascii="Times New Roman" w:hAnsi="Times New Roman" w:cs="Times New Roman"/>
          <w:b/>
          <w:bCs/>
          <w:rPrChange w:id="23" w:author="Darcy Webber" w:date="2021-12-13T15:55:00Z">
            <w:rPr/>
          </w:rPrChange>
        </w:rPr>
        <w:t xml:space="preserve"> (20</w:t>
      </w:r>
      <w:r w:rsidRPr="00750AA8">
        <w:rPr>
          <w:rFonts w:ascii="Times New Roman" w:hAnsi="Times New Roman" w:cs="Times New Roman"/>
          <w:b/>
          <w:bCs/>
          <w:rPrChange w:id="24" w:author="Darcy Webber" w:date="2021-12-13T15:55:00Z">
            <w:rPr/>
          </w:rPrChange>
        </w:rPr>
        <w:t>2</w:t>
      </w:r>
      <w:r w:rsidR="00982157" w:rsidRPr="00750AA8">
        <w:rPr>
          <w:rFonts w:ascii="Times New Roman" w:hAnsi="Times New Roman" w:cs="Times New Roman"/>
          <w:b/>
          <w:bCs/>
          <w:rPrChange w:id="25" w:author="Darcy Webber" w:date="2021-12-13T15:55:00Z">
            <w:rPr/>
          </w:rPrChange>
        </w:rPr>
        <w:t>2</w:t>
      </w:r>
      <w:r w:rsidR="005A7F21" w:rsidRPr="00750AA8">
        <w:rPr>
          <w:rFonts w:ascii="Times New Roman" w:hAnsi="Times New Roman" w:cs="Times New Roman"/>
          <w:b/>
          <w:bCs/>
          <w:rPrChange w:id="26" w:author="Darcy Webber" w:date="2021-12-13T15:55:00Z">
            <w:rPr/>
          </w:rPrChange>
        </w:rPr>
        <w:t xml:space="preserve">). </w:t>
      </w:r>
      <w:r w:rsidR="00982157" w:rsidRPr="00750AA8">
        <w:rPr>
          <w:rFonts w:ascii="Times New Roman" w:hAnsi="Times New Roman" w:cs="Times New Roman"/>
          <w:b/>
          <w:bCs/>
          <w:rPrChange w:id="27" w:author="Darcy Webber" w:date="2021-12-13T15:55:00Z">
            <w:rPr/>
          </w:rPrChange>
        </w:rPr>
        <w:t>Creating standardised grids for New Zealand marine science outputs.</w:t>
      </w:r>
    </w:p>
    <w:p w14:paraId="7D01D19C" w14:textId="77777777" w:rsidR="005A7F21" w:rsidRPr="00750AA8" w:rsidRDefault="005A7F21">
      <w:pPr>
        <w:spacing w:after="0"/>
        <w:rPr>
          <w:rFonts w:ascii="Times New Roman" w:hAnsi="Times New Roman" w:cs="Times New Roman"/>
          <w:b/>
          <w:bCs/>
          <w:highlight w:val="yellow"/>
          <w:rPrChange w:id="28" w:author="Darcy Webber" w:date="2021-12-13T15:55:00Z">
            <w:rPr>
              <w:highlight w:val="yellow"/>
            </w:rPr>
          </w:rPrChange>
        </w:rPr>
        <w:pPrChange w:id="29" w:author="Darcy Webber" w:date="2021-12-12T08:10:00Z">
          <w:pPr/>
        </w:pPrChange>
      </w:pPr>
    </w:p>
    <w:p w14:paraId="7D01D19D" w14:textId="77777777" w:rsidR="005A7F21" w:rsidRPr="00750AA8" w:rsidRDefault="005A7F21">
      <w:pPr>
        <w:spacing w:after="0"/>
        <w:rPr>
          <w:rFonts w:ascii="Times New Roman" w:hAnsi="Times New Roman" w:cs="Times New Roman"/>
          <w:b/>
          <w:bCs/>
          <w:highlight w:val="yellow"/>
          <w:rPrChange w:id="30" w:author="Darcy Webber" w:date="2021-12-13T15:55:00Z">
            <w:rPr>
              <w:highlight w:val="yellow"/>
            </w:rPr>
          </w:rPrChange>
        </w:rPr>
        <w:pPrChange w:id="31" w:author="Darcy Webber" w:date="2021-12-12T08:10:00Z">
          <w:pPr/>
        </w:pPrChange>
      </w:pPr>
      <w:r w:rsidRPr="00750AA8">
        <w:rPr>
          <w:rFonts w:ascii="Times New Roman" w:hAnsi="Times New Roman" w:cs="Times New Roman"/>
          <w:b/>
          <w:bCs/>
          <w:rPrChange w:id="32" w:author="Darcy Webber" w:date="2021-12-13T15:55:00Z">
            <w:rPr/>
          </w:rPrChange>
        </w:rPr>
        <w:t xml:space="preserve">New Zealand Aquatic Environment and Biodiversity Report No. </w:t>
      </w:r>
      <w:r w:rsidRPr="00F56386">
        <w:rPr>
          <w:rFonts w:ascii="Times New Roman" w:hAnsi="Times New Roman" w:cs="Times New Roman"/>
          <w:b/>
          <w:bCs/>
          <w:highlight w:val="yellow"/>
          <w:rPrChange w:id="33" w:author="Darcy Webber" w:date="2021-12-13T15:56:00Z">
            <w:rPr/>
          </w:rPrChange>
        </w:rPr>
        <w:t>XX. XX</w:t>
      </w:r>
      <w:r w:rsidRPr="00750AA8">
        <w:rPr>
          <w:rFonts w:ascii="Times New Roman" w:hAnsi="Times New Roman" w:cs="Times New Roman"/>
          <w:b/>
          <w:bCs/>
          <w:rPrChange w:id="34" w:author="Darcy Webber" w:date="2021-12-13T15:55:00Z">
            <w:rPr/>
          </w:rPrChange>
        </w:rPr>
        <w:t xml:space="preserve"> p.</w:t>
      </w:r>
    </w:p>
    <w:p w14:paraId="7D01D19E" w14:textId="14CDE13E" w:rsidR="005A7F21" w:rsidRPr="00BD62BE" w:rsidDel="00BD62BE" w:rsidRDefault="005A7F21">
      <w:pPr>
        <w:spacing w:after="0"/>
        <w:rPr>
          <w:del w:id="35" w:author="Darcy Webber" w:date="2021-12-12T08:10:00Z"/>
          <w:rFonts w:ascii="Times New Roman" w:hAnsi="Times New Roman" w:cs="Times New Roman"/>
          <w:highlight w:val="yellow"/>
          <w:rPrChange w:id="36" w:author="Darcy Webber" w:date="2021-12-12T08:10:00Z">
            <w:rPr>
              <w:del w:id="37" w:author="Darcy Webber" w:date="2021-12-12T08:10:00Z"/>
              <w:highlight w:val="yellow"/>
            </w:rPr>
          </w:rPrChange>
        </w:rPr>
        <w:pPrChange w:id="38" w:author="Darcy Webber" w:date="2021-12-12T08:10:00Z">
          <w:pPr/>
        </w:pPrChange>
      </w:pPr>
    </w:p>
    <w:p w14:paraId="3946BD66" w14:textId="69DCBC88" w:rsidR="006536D3" w:rsidRPr="00BD62BE" w:rsidRDefault="006536D3">
      <w:pPr>
        <w:spacing w:after="0"/>
        <w:rPr>
          <w:rFonts w:ascii="Times New Roman" w:hAnsi="Times New Roman" w:cs="Times New Roman"/>
          <w:highlight w:val="yellow"/>
          <w:rPrChange w:id="39" w:author="Darcy Webber" w:date="2021-12-12T08:10:00Z">
            <w:rPr>
              <w:highlight w:val="yellow"/>
            </w:rPr>
          </w:rPrChange>
        </w:rPr>
        <w:pPrChange w:id="40" w:author="Darcy Webber" w:date="2021-12-12T08:10:00Z">
          <w:pPr/>
        </w:pPrChange>
      </w:pPr>
    </w:p>
    <w:p w14:paraId="7D01D19F" w14:textId="5038F983" w:rsidR="005A7F21" w:rsidRPr="00BD62BE" w:rsidRDefault="00982157">
      <w:pPr>
        <w:spacing w:after="0"/>
        <w:jc w:val="both"/>
        <w:rPr>
          <w:rFonts w:ascii="Times New Roman" w:hAnsi="Times New Roman" w:cs="Times New Roman"/>
          <w:rPrChange w:id="41" w:author="Darcy Webber" w:date="2021-12-12T08:10:00Z">
            <w:rPr/>
          </w:rPrChange>
        </w:rPr>
        <w:pPrChange w:id="42" w:author="Darcy Webber" w:date="2021-12-12T08:10:00Z">
          <w:pPr/>
        </w:pPrChange>
      </w:pPr>
      <w:r w:rsidRPr="00BD62BE">
        <w:rPr>
          <w:rFonts w:ascii="Times New Roman" w:hAnsi="Times New Roman" w:cs="Times New Roman"/>
          <w:rPrChange w:id="43" w:author="Darcy Webber" w:date="2021-12-12T08:10:00Z">
            <w:rPr/>
          </w:rPrChange>
        </w:rPr>
        <w:t xml:space="preserve">New Zealand marine science has been increasingly creating research outputs in terms of spatial distribution maps. The integration of </w:t>
      </w:r>
      <w:r w:rsidR="00565573" w:rsidRPr="00BD62BE">
        <w:rPr>
          <w:rFonts w:ascii="Times New Roman" w:hAnsi="Times New Roman" w:cs="Times New Roman"/>
          <w:rPrChange w:id="44" w:author="Darcy Webber" w:date="2021-12-12T08:10:00Z">
            <w:rPr/>
          </w:rPrChange>
        </w:rPr>
        <w:t xml:space="preserve">the results of </w:t>
      </w:r>
      <w:r w:rsidRPr="00BD62BE">
        <w:rPr>
          <w:rFonts w:ascii="Times New Roman" w:hAnsi="Times New Roman" w:cs="Times New Roman"/>
          <w:rPrChange w:id="45" w:author="Darcy Webber" w:date="2021-12-12T08:10:00Z">
            <w:rPr/>
          </w:rPrChange>
        </w:rPr>
        <w:t xml:space="preserve">these research </w:t>
      </w:r>
      <w:r w:rsidR="00565573" w:rsidRPr="00BD62BE">
        <w:rPr>
          <w:rFonts w:ascii="Times New Roman" w:hAnsi="Times New Roman" w:cs="Times New Roman"/>
          <w:rPrChange w:id="46" w:author="Darcy Webber" w:date="2021-12-12T08:10:00Z">
            <w:rPr/>
          </w:rPrChange>
        </w:rPr>
        <w:t>projects can be</w:t>
      </w:r>
      <w:r w:rsidRPr="00BD62BE">
        <w:rPr>
          <w:rFonts w:ascii="Times New Roman" w:hAnsi="Times New Roman" w:cs="Times New Roman"/>
          <w:rPrChange w:id="47" w:author="Darcy Webber" w:date="2021-12-12T08:10:00Z">
            <w:rPr/>
          </w:rPrChange>
        </w:rPr>
        <w:t xml:space="preserve"> facilitated when the</w:t>
      </w:r>
      <w:r w:rsidR="00565573" w:rsidRPr="00BD62BE">
        <w:rPr>
          <w:rFonts w:ascii="Times New Roman" w:hAnsi="Times New Roman" w:cs="Times New Roman"/>
          <w:rPrChange w:id="48" w:author="Darcy Webber" w:date="2021-12-12T08:10:00Z">
            <w:rPr/>
          </w:rPrChange>
        </w:rPr>
        <w:t xml:space="preserve"> different</w:t>
      </w:r>
      <w:r w:rsidRPr="00BD62BE">
        <w:rPr>
          <w:rFonts w:ascii="Times New Roman" w:hAnsi="Times New Roman" w:cs="Times New Roman"/>
          <w:rPrChange w:id="49" w:author="Darcy Webber" w:date="2021-12-12T08:10:00Z">
            <w:rPr/>
          </w:rPrChange>
        </w:rPr>
        <w:t xml:space="preserve"> outputs follow a unique spatial projection and spatial grids which can nest into each other.</w:t>
      </w:r>
      <w:del w:id="50" w:author="Darcy Webber" w:date="2021-12-12T08:10:00Z">
        <w:r w:rsidRPr="00BD62BE" w:rsidDel="000816D7">
          <w:rPr>
            <w:rFonts w:ascii="Times New Roman" w:hAnsi="Times New Roman" w:cs="Times New Roman"/>
            <w:rPrChange w:id="51" w:author="Darcy Webber" w:date="2021-12-12T08:10:00Z">
              <w:rPr/>
            </w:rPrChange>
          </w:rPr>
          <w:delText xml:space="preserve"> </w:delText>
        </w:r>
      </w:del>
    </w:p>
    <w:p w14:paraId="34BED687" w14:textId="1838C087" w:rsidR="00982157" w:rsidRPr="00BD62BE" w:rsidRDefault="00982157">
      <w:pPr>
        <w:spacing w:after="0"/>
        <w:jc w:val="both"/>
        <w:rPr>
          <w:rFonts w:ascii="Times New Roman" w:hAnsi="Times New Roman" w:cs="Times New Roman"/>
          <w:rPrChange w:id="52" w:author="Darcy Webber" w:date="2021-12-12T08:10:00Z">
            <w:rPr/>
          </w:rPrChange>
        </w:rPr>
        <w:pPrChange w:id="53" w:author="Darcy Webber" w:date="2021-12-12T08:10:00Z">
          <w:pPr/>
        </w:pPrChange>
      </w:pPr>
    </w:p>
    <w:p w14:paraId="543EB975" w14:textId="629BD9CB" w:rsidR="00982157" w:rsidRPr="00BD62BE" w:rsidRDefault="00982157">
      <w:pPr>
        <w:spacing w:after="0"/>
        <w:jc w:val="both"/>
        <w:rPr>
          <w:rFonts w:ascii="Times New Roman" w:hAnsi="Times New Roman" w:cs="Times New Roman"/>
          <w:rPrChange w:id="54" w:author="Darcy Webber" w:date="2021-12-12T08:10:00Z">
            <w:rPr/>
          </w:rPrChange>
        </w:rPr>
        <w:pPrChange w:id="55" w:author="Darcy Webber" w:date="2021-12-12T08:10:00Z">
          <w:pPr/>
        </w:pPrChange>
      </w:pPr>
      <w:r w:rsidRPr="00BD62BE">
        <w:rPr>
          <w:rFonts w:ascii="Times New Roman" w:hAnsi="Times New Roman" w:cs="Times New Roman"/>
          <w:rPrChange w:id="56" w:author="Darcy Webber" w:date="2021-12-12T08:10:00Z">
            <w:rPr/>
          </w:rPrChange>
        </w:rPr>
        <w:t>Wood</w:t>
      </w:r>
      <w:r w:rsidR="00A72854" w:rsidRPr="00BD62BE">
        <w:rPr>
          <w:rFonts w:ascii="Times New Roman" w:hAnsi="Times New Roman" w:cs="Times New Roman"/>
          <w:rPrChange w:id="57" w:author="Darcy Webber" w:date="2021-12-12T08:10:00Z">
            <w:rPr/>
          </w:rPrChange>
        </w:rPr>
        <w:t xml:space="preserve"> et al.</w:t>
      </w:r>
      <w:r w:rsidRPr="00BD62BE">
        <w:rPr>
          <w:rFonts w:ascii="Times New Roman" w:hAnsi="Times New Roman" w:cs="Times New Roman"/>
          <w:rPrChange w:id="58" w:author="Darcy Webber" w:date="2021-12-12T08:10:00Z">
            <w:rPr/>
          </w:rPrChange>
        </w:rPr>
        <w:t xml:space="preserve"> </w:t>
      </w:r>
      <w:r w:rsidR="00A72854" w:rsidRPr="00BD62BE">
        <w:rPr>
          <w:rFonts w:ascii="Times New Roman" w:hAnsi="Times New Roman" w:cs="Times New Roman"/>
          <w:rPrChange w:id="59" w:author="Darcy Webber" w:date="2021-12-12T08:10:00Z">
            <w:rPr/>
          </w:rPrChange>
        </w:rPr>
        <w:t>(pers. comm).</w:t>
      </w:r>
      <w:r w:rsidRPr="00BD62BE">
        <w:rPr>
          <w:rFonts w:ascii="Times New Roman" w:hAnsi="Times New Roman" w:cs="Times New Roman"/>
          <w:rPrChange w:id="60" w:author="Darcy Webber" w:date="2021-12-12T08:10:00Z">
            <w:rPr/>
          </w:rPrChange>
        </w:rPr>
        <w:t xml:space="preserve"> have developed an equal area projection for the New Zealand marine environment and proposed a central point through which all grids should meet. Furthermore, for these grids to be nested in each other, grid size </w:t>
      </w:r>
      <w:r w:rsidR="00565573" w:rsidRPr="00BD62BE">
        <w:rPr>
          <w:rFonts w:ascii="Times New Roman" w:hAnsi="Times New Roman" w:cs="Times New Roman"/>
          <w:rPrChange w:id="61" w:author="Darcy Webber" w:date="2021-12-12T08:10:00Z">
            <w:rPr/>
          </w:rPrChange>
        </w:rPr>
        <w:t>must</w:t>
      </w:r>
      <w:r w:rsidRPr="00BD62BE">
        <w:rPr>
          <w:rFonts w:ascii="Times New Roman" w:hAnsi="Times New Roman" w:cs="Times New Roman"/>
          <w:rPrChange w:id="62" w:author="Darcy Webber" w:date="2021-12-12T08:10:00Z">
            <w:rPr/>
          </w:rPrChange>
        </w:rPr>
        <w:t xml:space="preserve"> be one of </w:t>
      </w:r>
      <w:ins w:id="63" w:author="Darcy Webber" w:date="2021-12-13T15:56:00Z">
        <w:r w:rsidR="00C16978" w:rsidRPr="005D40AB">
          <w:rPr>
            <w:rFonts w:ascii="Times New Roman" w:hAnsi="Times New Roman" w:cs="Times New Roman"/>
          </w:rPr>
          <w:t>250</w:t>
        </w:r>
        <w:r w:rsidR="00C16978">
          <w:rPr>
            <w:rFonts w:ascii="Times New Roman" w:hAnsi="Times New Roman" w:cs="Times New Roman"/>
          </w:rPr>
          <w:t> </w:t>
        </w:r>
        <w:r w:rsidR="00C16978" w:rsidRPr="005D40AB">
          <w:rPr>
            <w:rFonts w:ascii="Times New Roman" w:hAnsi="Times New Roman" w:cs="Times New Roman"/>
          </w:rPr>
          <w:t>m, 500</w:t>
        </w:r>
        <w:r w:rsidR="00C16978">
          <w:rPr>
            <w:rFonts w:ascii="Times New Roman" w:hAnsi="Times New Roman" w:cs="Times New Roman"/>
          </w:rPr>
          <w:t> </w:t>
        </w:r>
        <w:r w:rsidR="00C16978" w:rsidRPr="005D40AB">
          <w:rPr>
            <w:rFonts w:ascii="Times New Roman" w:hAnsi="Times New Roman" w:cs="Times New Roman"/>
          </w:rPr>
          <w:t>m, 1</w:t>
        </w:r>
        <w:r w:rsidR="00C16978">
          <w:rPr>
            <w:rFonts w:ascii="Times New Roman" w:hAnsi="Times New Roman" w:cs="Times New Roman"/>
          </w:rPr>
          <w:t> k</w:t>
        </w:r>
        <w:r w:rsidR="00C16978" w:rsidRPr="005D40AB">
          <w:rPr>
            <w:rFonts w:ascii="Times New Roman" w:hAnsi="Times New Roman" w:cs="Times New Roman"/>
          </w:rPr>
          <w:t>m, 2</w:t>
        </w:r>
        <w:r w:rsidR="00C16978">
          <w:rPr>
            <w:rFonts w:ascii="Times New Roman" w:hAnsi="Times New Roman" w:cs="Times New Roman"/>
          </w:rPr>
          <w:t> k</w:t>
        </w:r>
        <w:r w:rsidR="00C16978" w:rsidRPr="005D40AB">
          <w:rPr>
            <w:rFonts w:ascii="Times New Roman" w:hAnsi="Times New Roman" w:cs="Times New Roman"/>
          </w:rPr>
          <w:t>m, 4</w:t>
        </w:r>
        <w:r w:rsidR="00C16978">
          <w:rPr>
            <w:rFonts w:ascii="Times New Roman" w:hAnsi="Times New Roman" w:cs="Times New Roman"/>
          </w:rPr>
          <w:t> k</w:t>
        </w:r>
        <w:r w:rsidR="00C16978" w:rsidRPr="005D40AB">
          <w:rPr>
            <w:rFonts w:ascii="Times New Roman" w:hAnsi="Times New Roman" w:cs="Times New Roman"/>
          </w:rPr>
          <w:t>m, 8</w:t>
        </w:r>
        <w:r w:rsidR="00C16978">
          <w:rPr>
            <w:rFonts w:ascii="Times New Roman" w:hAnsi="Times New Roman" w:cs="Times New Roman"/>
          </w:rPr>
          <w:t> k</w:t>
        </w:r>
        <w:r w:rsidR="00C16978" w:rsidRPr="005D40AB">
          <w:rPr>
            <w:rFonts w:ascii="Times New Roman" w:hAnsi="Times New Roman" w:cs="Times New Roman"/>
          </w:rPr>
          <w:t>m, 16</w:t>
        </w:r>
        <w:r w:rsidR="00C16978">
          <w:rPr>
            <w:rFonts w:ascii="Times New Roman" w:hAnsi="Times New Roman" w:cs="Times New Roman"/>
          </w:rPr>
          <w:t> k</w:t>
        </w:r>
        <w:r w:rsidR="00C16978" w:rsidRPr="005D40AB">
          <w:rPr>
            <w:rFonts w:ascii="Times New Roman" w:hAnsi="Times New Roman" w:cs="Times New Roman"/>
          </w:rPr>
          <w:t>m, 32</w:t>
        </w:r>
        <w:r w:rsidR="00C16978">
          <w:rPr>
            <w:rFonts w:ascii="Times New Roman" w:hAnsi="Times New Roman" w:cs="Times New Roman"/>
          </w:rPr>
          <w:t> k</w:t>
        </w:r>
        <w:r w:rsidR="00C16978" w:rsidRPr="005D40AB">
          <w:rPr>
            <w:rFonts w:ascii="Times New Roman" w:hAnsi="Times New Roman" w:cs="Times New Roman"/>
          </w:rPr>
          <w:t>m</w:t>
        </w:r>
        <w:r w:rsidR="00C16978">
          <w:rPr>
            <w:rFonts w:ascii="Times New Roman" w:hAnsi="Times New Roman" w:cs="Times New Roman"/>
          </w:rPr>
          <w:t>,</w:t>
        </w:r>
        <w:r w:rsidR="00C16978" w:rsidRPr="005D40AB">
          <w:rPr>
            <w:rFonts w:ascii="Times New Roman" w:hAnsi="Times New Roman" w:cs="Times New Roman"/>
          </w:rPr>
          <w:t xml:space="preserve"> 64</w:t>
        </w:r>
        <w:r w:rsidR="00C16978">
          <w:rPr>
            <w:rFonts w:ascii="Times New Roman" w:hAnsi="Times New Roman" w:cs="Times New Roman"/>
          </w:rPr>
          <w:t> k</w:t>
        </w:r>
        <w:r w:rsidR="00C16978" w:rsidRPr="005D40AB">
          <w:rPr>
            <w:rFonts w:ascii="Times New Roman" w:hAnsi="Times New Roman" w:cs="Times New Roman"/>
          </w:rPr>
          <w:t>m</w:t>
        </w:r>
        <w:r w:rsidR="00C16978">
          <w:rPr>
            <w:rFonts w:ascii="Times New Roman" w:hAnsi="Times New Roman" w:cs="Times New Roman"/>
          </w:rPr>
          <w:t xml:space="preserve">, </w:t>
        </w:r>
      </w:ins>
      <w:del w:id="64" w:author="Darcy Webber" w:date="2021-12-13T15:56:00Z">
        <w:r w:rsidRPr="00BD62BE" w:rsidDel="00C16978">
          <w:rPr>
            <w:rFonts w:ascii="Times New Roman" w:hAnsi="Times New Roman" w:cs="Times New Roman"/>
            <w:rPrChange w:id="65" w:author="Darcy Webber" w:date="2021-12-12T08:10:00Z">
              <w:rPr/>
            </w:rPrChange>
          </w:rPr>
          <w:delText>250m, 500m, 1km, 2km, 4km, 8km, 16km, 32km</w:delText>
        </w:r>
      </w:del>
      <w:del w:id="66" w:author="Darcy Webber" w:date="2021-12-13T15:57:00Z">
        <w:r w:rsidRPr="00BD62BE" w:rsidDel="00C16978">
          <w:rPr>
            <w:rFonts w:ascii="Times New Roman" w:hAnsi="Times New Roman" w:cs="Times New Roman"/>
            <w:rPrChange w:id="67" w:author="Darcy Webber" w:date="2021-12-12T08:10:00Z">
              <w:rPr/>
            </w:rPrChange>
          </w:rPr>
          <w:delText xml:space="preserve"> </w:delText>
        </w:r>
      </w:del>
      <w:r w:rsidRPr="00BD62BE">
        <w:rPr>
          <w:rFonts w:ascii="Times New Roman" w:hAnsi="Times New Roman" w:cs="Times New Roman"/>
          <w:rPrChange w:id="68" w:author="Darcy Webber" w:date="2021-12-12T08:10:00Z">
            <w:rPr/>
          </w:rPrChange>
        </w:rPr>
        <w:t>and so forth.</w:t>
      </w:r>
      <w:del w:id="69" w:author="Darcy Webber" w:date="2021-12-12T08:10:00Z">
        <w:r w:rsidRPr="00BD62BE" w:rsidDel="000816D7">
          <w:rPr>
            <w:rFonts w:ascii="Times New Roman" w:hAnsi="Times New Roman" w:cs="Times New Roman"/>
            <w:rPrChange w:id="70" w:author="Darcy Webber" w:date="2021-12-12T08:10:00Z">
              <w:rPr/>
            </w:rPrChange>
          </w:rPr>
          <w:delText xml:space="preserve"> </w:delText>
        </w:r>
      </w:del>
    </w:p>
    <w:p w14:paraId="4B7D6654" w14:textId="24CB7B49" w:rsidR="00982157" w:rsidRPr="00BD62BE" w:rsidRDefault="00982157">
      <w:pPr>
        <w:spacing w:after="0"/>
        <w:jc w:val="both"/>
        <w:rPr>
          <w:rFonts w:ascii="Times New Roman" w:hAnsi="Times New Roman" w:cs="Times New Roman"/>
          <w:rPrChange w:id="71" w:author="Darcy Webber" w:date="2021-12-12T08:10:00Z">
            <w:rPr/>
          </w:rPrChange>
        </w:rPr>
        <w:pPrChange w:id="72" w:author="Darcy Webber" w:date="2021-12-12T08:10:00Z">
          <w:pPr/>
        </w:pPrChange>
      </w:pPr>
    </w:p>
    <w:p w14:paraId="2D456009" w14:textId="20B333EA" w:rsidR="00982157" w:rsidDel="000816D7" w:rsidRDefault="00982157" w:rsidP="00BD62BE">
      <w:pPr>
        <w:jc w:val="both"/>
        <w:rPr>
          <w:del w:id="73" w:author="Darcy Webber" w:date="2021-12-12T08:10:00Z"/>
          <w:rFonts w:ascii="Times New Roman" w:hAnsi="Times New Roman" w:cs="Times New Roman"/>
        </w:rPr>
      </w:pPr>
      <w:r w:rsidRPr="00BD62BE">
        <w:rPr>
          <w:rFonts w:ascii="Times New Roman" w:hAnsi="Times New Roman" w:cs="Times New Roman"/>
          <w:rPrChange w:id="74" w:author="Darcy Webber" w:date="2021-12-12T08:10:00Z">
            <w:rPr/>
          </w:rPrChange>
        </w:rPr>
        <w:t>We provide the R code and reference to an R package which does create such grids as a baseline for future researchers.</w:t>
      </w:r>
      <w:r w:rsidR="009209F9" w:rsidRPr="00BD62BE">
        <w:rPr>
          <w:rFonts w:ascii="Times New Roman" w:hAnsi="Times New Roman" w:cs="Times New Roman"/>
          <w:rPrChange w:id="75" w:author="Darcy Webber" w:date="2021-12-12T08:10:00Z">
            <w:rPr/>
          </w:rPrChange>
        </w:rPr>
        <w:t xml:space="preserve"> This work was carried out as part of</w:t>
      </w:r>
      <w:ins w:id="76" w:author="Darcy Webber" w:date="2021-12-13T15:58:00Z">
        <w:r w:rsidR="00EB2FA8">
          <w:rPr>
            <w:rFonts w:ascii="Times New Roman" w:hAnsi="Times New Roman" w:cs="Times New Roman"/>
          </w:rPr>
          <w:t xml:space="preserve"> the</w:t>
        </w:r>
      </w:ins>
      <w:r w:rsidR="009209F9" w:rsidRPr="00BD62BE">
        <w:rPr>
          <w:rFonts w:ascii="Times New Roman" w:hAnsi="Times New Roman" w:cs="Times New Roman"/>
          <w:rPrChange w:id="77" w:author="Darcy Webber" w:date="2021-12-12T08:10:00Z">
            <w:rPr/>
          </w:rPrChange>
        </w:rPr>
        <w:t xml:space="preserve"> Fisheries New Zealand project</w:t>
      </w:r>
      <w:ins w:id="78" w:author="Darcy Webber" w:date="2021-12-13T15:58:00Z">
        <w:r w:rsidR="007C1D48">
          <w:rPr>
            <w:rFonts w:ascii="Times New Roman" w:hAnsi="Times New Roman" w:cs="Times New Roman"/>
          </w:rPr>
          <w:t>s</w:t>
        </w:r>
      </w:ins>
      <w:r w:rsidR="009209F9" w:rsidRPr="00BD62BE">
        <w:rPr>
          <w:rFonts w:ascii="Times New Roman" w:hAnsi="Times New Roman" w:cs="Times New Roman"/>
          <w:rPrChange w:id="79" w:author="Darcy Webber" w:date="2021-12-12T08:10:00Z">
            <w:rPr/>
          </w:rPrChange>
        </w:rPr>
        <w:t xml:space="preserve"> ENV2020-04</w:t>
      </w:r>
      <w:ins w:id="80" w:author="Darcy Webber" w:date="2021-12-13T15:58:00Z">
        <w:r w:rsidR="007C1D48">
          <w:rPr>
            <w:rFonts w:ascii="Times New Roman" w:hAnsi="Times New Roman" w:cs="Times New Roman"/>
          </w:rPr>
          <w:t xml:space="preserve"> and PRO2019-09</w:t>
        </w:r>
      </w:ins>
      <w:r w:rsidR="009209F9" w:rsidRPr="00BD62BE">
        <w:rPr>
          <w:rFonts w:ascii="Times New Roman" w:hAnsi="Times New Roman" w:cs="Times New Roman"/>
          <w:rPrChange w:id="81" w:author="Darcy Webber" w:date="2021-12-12T08:10:00Z">
            <w:rPr/>
          </w:rPrChange>
        </w:rPr>
        <w:t>.</w:t>
      </w:r>
    </w:p>
    <w:p w14:paraId="344C6434" w14:textId="77777777" w:rsidR="000816D7" w:rsidRPr="00BD62BE" w:rsidRDefault="000816D7">
      <w:pPr>
        <w:spacing w:after="0"/>
        <w:jc w:val="both"/>
        <w:rPr>
          <w:ins w:id="82" w:author="Darcy Webber" w:date="2021-12-12T08:10:00Z"/>
          <w:rFonts w:ascii="Times New Roman" w:hAnsi="Times New Roman" w:cs="Times New Roman"/>
          <w:rPrChange w:id="83" w:author="Darcy Webber" w:date="2021-12-12T08:10:00Z">
            <w:rPr>
              <w:ins w:id="84" w:author="Darcy Webber" w:date="2021-12-12T08:10:00Z"/>
            </w:rPr>
          </w:rPrChange>
        </w:rPr>
        <w:pPrChange w:id="85" w:author="Darcy Webber" w:date="2021-12-12T08:10:00Z">
          <w:pPr/>
        </w:pPrChange>
      </w:pPr>
    </w:p>
    <w:p w14:paraId="7D01D1A1" w14:textId="3F1346F0" w:rsidR="005A7F21" w:rsidRPr="00A01916" w:rsidRDefault="005A7F21">
      <w:pPr>
        <w:jc w:val="both"/>
        <w:rPr>
          <w:rFonts w:ascii="Times New Roman" w:hAnsi="Times New Roman" w:cs="Times New Roman"/>
          <w:kern w:val="28"/>
          <w:szCs w:val="20"/>
          <w:rPrChange w:id="86" w:author="Darcy Webber" w:date="2021-12-13T15:46:00Z">
            <w:rPr>
              <w:rFonts w:ascii="Arial" w:hAnsi="Arial"/>
              <w:kern w:val="28"/>
              <w:szCs w:val="20"/>
            </w:rPr>
          </w:rPrChange>
        </w:rPr>
        <w:pPrChange w:id="87" w:author="Darcy Webber" w:date="2021-12-12T08:10:00Z">
          <w:pPr/>
        </w:pPrChange>
      </w:pPr>
    </w:p>
    <w:p w14:paraId="3685B6DF" w14:textId="77777777" w:rsidR="00E23C4A" w:rsidRDefault="00E23C4A" w:rsidP="002F064B">
      <w:pPr>
        <w:rPr>
          <w:rFonts w:ascii="Arial" w:hAnsi="Arial"/>
          <w:b/>
          <w:kern w:val="28"/>
          <w:szCs w:val="20"/>
        </w:rPr>
      </w:pPr>
      <w:r>
        <w:br w:type="page"/>
      </w:r>
    </w:p>
    <w:p w14:paraId="67403665" w14:textId="498E82DD" w:rsidR="00A9656E" w:rsidRDefault="00A9656E" w:rsidP="00A9656E">
      <w:pPr>
        <w:pStyle w:val="Heading1"/>
        <w:ind w:left="284" w:hanging="284"/>
      </w:pPr>
      <w:bookmarkStart w:id="88" w:name="_Toc90303311"/>
      <w:r>
        <w:lastRenderedPageBreak/>
        <w:t>Introduction</w:t>
      </w:r>
      <w:bookmarkEnd w:id="88"/>
    </w:p>
    <w:p w14:paraId="1B0E538C" w14:textId="77777777" w:rsidR="007E5DA1" w:rsidRDefault="007E5DA1" w:rsidP="004E3AD0">
      <w:pPr>
        <w:spacing w:after="0"/>
        <w:jc w:val="both"/>
        <w:rPr>
          <w:rFonts w:ascii="Times New Roman" w:hAnsi="Times New Roman" w:cs="Times New Roman"/>
        </w:rPr>
      </w:pPr>
      <w:bookmarkStart w:id="89" w:name="appendix---grid-definition"/>
    </w:p>
    <w:p w14:paraId="714DC769" w14:textId="20E85C58" w:rsidR="00A72854" w:rsidRPr="004E3AD0" w:rsidRDefault="00982157" w:rsidP="004E3AD0">
      <w:pPr>
        <w:spacing w:after="0"/>
        <w:jc w:val="both"/>
        <w:rPr>
          <w:rFonts w:ascii="Times New Roman" w:hAnsi="Times New Roman" w:cs="Times New Roman"/>
        </w:rPr>
      </w:pPr>
      <w:r w:rsidRPr="004E3AD0">
        <w:rPr>
          <w:rFonts w:ascii="Times New Roman" w:hAnsi="Times New Roman" w:cs="Times New Roman"/>
        </w:rPr>
        <w:t>Wood et al</w:t>
      </w:r>
      <w:r w:rsidR="00A72854" w:rsidRPr="004E3AD0">
        <w:rPr>
          <w:rFonts w:ascii="Times New Roman" w:hAnsi="Times New Roman" w:cs="Times New Roman"/>
        </w:rPr>
        <w:t>. (</w:t>
      </w:r>
      <w:r w:rsidR="008D0A91">
        <w:rPr>
          <w:rFonts w:ascii="Times New Roman" w:hAnsi="Times New Roman" w:cs="Times New Roman"/>
        </w:rPr>
        <w:t>unpublished</w:t>
      </w:r>
      <w:r w:rsidR="00A72854" w:rsidRPr="004E3AD0">
        <w:rPr>
          <w:rFonts w:ascii="Times New Roman" w:hAnsi="Times New Roman" w:cs="Times New Roman"/>
        </w:rPr>
        <w:t>)</w:t>
      </w:r>
      <w:r w:rsidRPr="004E3AD0">
        <w:rPr>
          <w:rFonts w:ascii="Times New Roman" w:hAnsi="Times New Roman" w:cs="Times New Roman"/>
        </w:rPr>
        <w:t xml:space="preserve"> </w:t>
      </w:r>
      <w:r w:rsidR="000A766D">
        <w:rPr>
          <w:rFonts w:ascii="Times New Roman" w:hAnsi="Times New Roman" w:cs="Times New Roman"/>
        </w:rPr>
        <w:t>developed</w:t>
      </w:r>
      <w:r w:rsidR="003C2652" w:rsidRPr="004E3AD0">
        <w:rPr>
          <w:rFonts w:ascii="Times New Roman" w:hAnsi="Times New Roman" w:cs="Times New Roman"/>
        </w:rPr>
        <w:t xml:space="preserve"> </w:t>
      </w:r>
      <w:r w:rsidR="009303A9" w:rsidRPr="004E3AD0">
        <w:rPr>
          <w:rFonts w:ascii="Times New Roman" w:hAnsi="Times New Roman" w:cs="Times New Roman"/>
        </w:rPr>
        <w:t xml:space="preserve">an </w:t>
      </w:r>
      <w:r w:rsidR="008D60D7" w:rsidRPr="004E3AD0">
        <w:rPr>
          <w:rFonts w:ascii="Times New Roman" w:hAnsi="Times New Roman" w:cs="Times New Roman"/>
        </w:rPr>
        <w:t>e</w:t>
      </w:r>
      <w:r w:rsidRPr="004E3AD0">
        <w:rPr>
          <w:rFonts w:ascii="Times New Roman" w:hAnsi="Times New Roman" w:cs="Times New Roman"/>
        </w:rPr>
        <w:t xml:space="preserve">qual area </w:t>
      </w:r>
      <w:bookmarkStart w:id="90" w:name="_Hlk90188807"/>
      <w:r w:rsidRPr="004E3AD0">
        <w:rPr>
          <w:rFonts w:ascii="Times New Roman" w:hAnsi="Times New Roman" w:cs="Times New Roman"/>
        </w:rPr>
        <w:t>projection</w:t>
      </w:r>
      <w:r w:rsidR="008D60D7" w:rsidRPr="004E3AD0">
        <w:rPr>
          <w:rFonts w:ascii="Times New Roman" w:hAnsi="Times New Roman" w:cs="Times New Roman"/>
        </w:rPr>
        <w:t xml:space="preserve"> </w:t>
      </w:r>
      <w:bookmarkEnd w:id="90"/>
      <w:r w:rsidR="009303A9" w:rsidRPr="004E3AD0">
        <w:rPr>
          <w:rFonts w:ascii="Times New Roman" w:hAnsi="Times New Roman" w:cs="Times New Roman"/>
        </w:rPr>
        <w:t xml:space="preserve">for the New Zealand marine environment </w:t>
      </w:r>
      <w:r w:rsidR="005F3ECC" w:rsidRPr="004E3AD0">
        <w:rPr>
          <w:rFonts w:ascii="Times New Roman" w:hAnsi="Times New Roman" w:cs="Times New Roman"/>
        </w:rPr>
        <w:t>(registered as EPSG:9191</w:t>
      </w:r>
      <w:r w:rsidR="000725BD" w:rsidRPr="004E3AD0">
        <w:rPr>
          <w:rFonts w:ascii="Times New Roman" w:hAnsi="Times New Roman" w:cs="Times New Roman"/>
        </w:rPr>
        <w:t xml:space="preserve">, see </w:t>
      </w:r>
      <w:hyperlink r:id="rId20">
        <w:r w:rsidR="000725BD" w:rsidRPr="00E2686C">
          <w:rPr>
            <w:rStyle w:val="Hyperlink"/>
            <w:rFonts w:ascii="Times New Roman" w:hAnsi="Times New Roman" w:cs="Times New Roman"/>
          </w:rPr>
          <w:t>https://epsg.io/9191</w:t>
        </w:r>
      </w:hyperlink>
      <w:r w:rsidR="005F3ECC" w:rsidRPr="004E3AD0">
        <w:rPr>
          <w:rFonts w:ascii="Times New Roman" w:hAnsi="Times New Roman" w:cs="Times New Roman"/>
        </w:rPr>
        <w:t>)</w:t>
      </w:r>
      <w:r w:rsidR="00A72854" w:rsidRPr="004E3AD0">
        <w:rPr>
          <w:rFonts w:ascii="Times New Roman" w:hAnsi="Times New Roman" w:cs="Times New Roman"/>
        </w:rPr>
        <w:t>,</w:t>
      </w:r>
      <w:r w:rsidR="005F3ECC" w:rsidRPr="004E3AD0">
        <w:rPr>
          <w:rFonts w:ascii="Times New Roman" w:hAnsi="Times New Roman" w:cs="Times New Roman"/>
        </w:rPr>
        <w:t xml:space="preserve"> </w:t>
      </w:r>
      <w:r w:rsidR="00A72854" w:rsidRPr="004E3AD0">
        <w:rPr>
          <w:rFonts w:ascii="Times New Roman" w:hAnsi="Times New Roman" w:cs="Times New Roman"/>
        </w:rPr>
        <w:t>defined as:</w:t>
      </w:r>
    </w:p>
    <w:p w14:paraId="7ECF5EB9" w14:textId="77777777" w:rsidR="004E3AD0" w:rsidRPr="004E3AD0" w:rsidRDefault="004E3AD0" w:rsidP="004E3AD0">
      <w:pPr>
        <w:spacing w:after="0"/>
        <w:jc w:val="both"/>
        <w:rPr>
          <w:rFonts w:ascii="Times New Roman" w:hAnsi="Times New Roman" w:cs="Times New Roman"/>
        </w:rPr>
      </w:pPr>
    </w:p>
    <w:p w14:paraId="73BEBA00" w14:textId="42D8E101" w:rsidR="00A72854" w:rsidRPr="000A766D" w:rsidRDefault="00A72854" w:rsidP="000A766D">
      <w:pPr>
        <w:spacing w:after="0"/>
        <w:rPr>
          <w:rFonts w:ascii="Courier New" w:hAnsi="Courier New" w:cs="Courier New"/>
        </w:rPr>
      </w:pPr>
      <w:r w:rsidRPr="000A766D">
        <w:rPr>
          <w:rFonts w:ascii="Courier New" w:hAnsi="Courier New" w:cs="Courier New"/>
        </w:rPr>
        <w:t>+</w:t>
      </w:r>
      <w:proofErr w:type="spellStart"/>
      <w:r w:rsidRPr="000A766D">
        <w:rPr>
          <w:rFonts w:ascii="Courier New" w:hAnsi="Courier New" w:cs="Courier New"/>
        </w:rPr>
        <w:t>proj</w:t>
      </w:r>
      <w:proofErr w:type="spellEnd"/>
      <w:r w:rsidRPr="000A766D">
        <w:rPr>
          <w:rFonts w:ascii="Courier New" w:hAnsi="Courier New" w:cs="Courier New"/>
        </w:rPr>
        <w:t>=</w:t>
      </w:r>
      <w:proofErr w:type="spellStart"/>
      <w:r w:rsidRPr="000A766D">
        <w:rPr>
          <w:rFonts w:ascii="Courier New" w:hAnsi="Courier New" w:cs="Courier New"/>
        </w:rPr>
        <w:t>aea</w:t>
      </w:r>
      <w:proofErr w:type="spellEnd"/>
      <w:r w:rsidRPr="000A766D">
        <w:rPr>
          <w:rFonts w:ascii="Courier New" w:hAnsi="Courier New" w:cs="Courier New"/>
        </w:rPr>
        <w:t xml:space="preserve"> +lat_0=-40 +lon_0=175 +lat_1=-30 +lat_2=-50 +x_0=0 +y_0=0 +datum=WGS84</w:t>
      </w:r>
      <w:r w:rsidR="00A238DD">
        <w:rPr>
          <w:rFonts w:ascii="Courier New" w:hAnsi="Courier New" w:cs="Courier New"/>
        </w:rPr>
        <w:t xml:space="preserve"> </w:t>
      </w:r>
      <w:r w:rsidRPr="000A766D">
        <w:rPr>
          <w:rFonts w:ascii="Courier New" w:hAnsi="Courier New" w:cs="Courier New"/>
        </w:rPr>
        <w:t>+units=m +</w:t>
      </w:r>
      <w:proofErr w:type="spellStart"/>
      <w:r w:rsidRPr="000A766D">
        <w:rPr>
          <w:rFonts w:ascii="Courier New" w:hAnsi="Courier New" w:cs="Courier New"/>
        </w:rPr>
        <w:t>no_defs</w:t>
      </w:r>
      <w:proofErr w:type="spellEnd"/>
    </w:p>
    <w:p w14:paraId="4A6426B9" w14:textId="77777777" w:rsidR="004E3AD0" w:rsidRPr="004E3AD0" w:rsidRDefault="004E3AD0" w:rsidP="004E3AD0">
      <w:pPr>
        <w:spacing w:after="0"/>
        <w:jc w:val="both"/>
        <w:rPr>
          <w:rFonts w:ascii="Times New Roman" w:hAnsi="Times New Roman" w:cs="Times New Roman"/>
        </w:rPr>
      </w:pPr>
    </w:p>
    <w:p w14:paraId="494009F7" w14:textId="2C6F406F" w:rsidR="00FC1066" w:rsidRPr="00FC1066" w:rsidRDefault="004032B9" w:rsidP="000A766D">
      <w:pPr>
        <w:pStyle w:val="Textbody"/>
        <w:spacing w:after="0"/>
        <w:jc w:val="both"/>
        <w:rPr>
          <w:ins w:id="91" w:author="Darcy Webber" w:date="2021-12-12T12:32:00Z"/>
          <w:rFonts w:ascii="Times New Roman" w:hAnsi="Times New Roman" w:cs="Times New Roman"/>
        </w:rPr>
      </w:pPr>
      <w:r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They </w:t>
      </w:r>
      <w:r w:rsidR="00A72854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also proposed a</w:t>
      </w:r>
      <w:ins w:id="92" w:author="Darcy Webber" w:date="2021-12-12T08:05:00Z">
        <w:r w:rsidR="006E2A36" w:rsidRPr="00464412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n</w:t>
        </w:r>
      </w:ins>
      <w:r w:rsidR="00A72854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 </w:t>
      </w:r>
      <w:del w:id="93" w:author="Darcy Webber" w:date="2021-12-12T08:06:00Z">
        <w:r w:rsidR="00A72854" w:rsidRPr="00464412" w:rsidDel="006E2A36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delText xml:space="preserve">single </w:delText>
        </w:r>
      </w:del>
      <w:r w:rsidR="00A72854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origin </w:t>
      </w:r>
      <w:del w:id="94" w:author="Darcy Webber" w:date="2021-12-14T08:29:00Z">
        <w:r w:rsidR="00A72854" w:rsidRPr="00464412" w:rsidDel="008A48BD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delText xml:space="preserve">for all grids </w:delText>
        </w:r>
      </w:del>
      <w:r w:rsidR="00A72854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located </w:t>
      </w:r>
      <w:del w:id="95" w:author="Darcy Webber" w:date="2021-12-12T12:27:00Z">
        <w:r w:rsidR="00A72854" w:rsidRPr="00464412" w:rsidDel="003C2652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delText xml:space="preserve">in </w:delText>
        </w:r>
      </w:del>
      <w:ins w:id="96" w:author="Darcy Webber" w:date="2021-12-12T12:27:00Z">
        <w:r w:rsidR="003C2652" w:rsidRPr="00464412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 xml:space="preserve">at </w:t>
        </w:r>
      </w:ins>
      <w:r w:rsidR="00A72854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the centre of the </w:t>
      </w:r>
      <w:ins w:id="97" w:author="Darcy Webber" w:date="2021-12-12T08:06:00Z">
        <w:r w:rsidR="006E2A36" w:rsidRPr="00464412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 xml:space="preserve">projection </w:t>
        </w:r>
      </w:ins>
      <w:del w:id="98" w:author="Darcy Webber" w:date="2021-12-12T08:06:00Z">
        <w:r w:rsidR="00A72854" w:rsidRPr="00464412" w:rsidDel="006E2A36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delText xml:space="preserve">space </w:delText>
        </w:r>
      </w:del>
      <w:r w:rsidR="00A72854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which should be used</w:t>
      </w:r>
      <w:ins w:id="99" w:author="Darcy Webber" w:date="2021-12-14T08:29:00Z">
        <w:r w:rsidR="008A48BD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 xml:space="preserve"> for producing gridded outputs</w:t>
        </w:r>
      </w:ins>
      <w:r w:rsidR="00A72854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 in Fisheries New Zealand research projects</w:t>
      </w:r>
      <w:ins w:id="100" w:author="Darcy Webber" w:date="2021-12-12T08:19:00Z">
        <w:r w:rsidR="004F50A7" w:rsidRPr="00464412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 xml:space="preserve"> – this origin </w:t>
        </w:r>
      </w:ins>
      <w:ins w:id="101" w:author="Darcy Webber" w:date="2021-12-12T15:39:00Z">
        <w:r w:rsidR="00B43A3D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is</w:t>
        </w:r>
      </w:ins>
      <w:r w:rsidR="00A72854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 </w:t>
      </w:r>
      <w:del w:id="102" w:author="Darcy Webber" w:date="2021-12-12T07:58:00Z">
        <w:r w:rsidR="00A72854" w:rsidRPr="00464412" w:rsidDel="00A238DD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delText>(X=</w:delText>
        </w:r>
      </w:del>
      <w:ins w:id="103" w:author="Darcy Webber" w:date="2021-12-12T07:58:00Z">
        <w:r w:rsidR="00A238DD" w:rsidRPr="00464412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{</w:t>
        </w:r>
      </w:ins>
      <w:r w:rsidR="00A72854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0</w:t>
      </w:r>
      <w:ins w:id="104" w:author="Darcy Webber" w:date="2021-12-12T07:58:00Z">
        <w:r w:rsidR="00A238DD" w:rsidRPr="00464412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,</w:t>
        </w:r>
      </w:ins>
      <w:del w:id="105" w:author="Darcy Webber" w:date="2021-12-12T07:58:00Z">
        <w:r w:rsidR="00A72854" w:rsidRPr="00464412" w:rsidDel="00A238DD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delText xml:space="preserve">   Y=</w:delText>
        </w:r>
      </w:del>
      <w:ins w:id="106" w:author="Darcy Webber" w:date="2021-12-12T07:58:00Z">
        <w:r w:rsidR="00A238DD" w:rsidRPr="00464412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 xml:space="preserve"> </w:t>
        </w:r>
      </w:ins>
      <w:r w:rsidR="00A72854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-4226000</w:t>
      </w:r>
      <w:del w:id="107" w:author="Darcy Webber" w:date="2021-12-12T07:58:00Z">
        <w:r w:rsidR="00A72854" w:rsidRPr="00464412" w:rsidDel="00A238DD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delText xml:space="preserve">). </w:delText>
        </w:r>
      </w:del>
      <w:ins w:id="108" w:author="Darcy Webber" w:date="2021-12-12T07:58:00Z">
        <w:r w:rsidR="00A238DD" w:rsidRPr="00464412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 xml:space="preserve">}. </w:t>
        </w:r>
      </w:ins>
      <w:ins w:id="109" w:author="Darcy Webber" w:date="2021-12-12T12:32:00Z">
        <w:r w:rsidR="00FC1066" w:rsidRPr="005D40AB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The</w:t>
        </w:r>
        <w:r w:rsidR="00FC1066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 xml:space="preserve">y </w:t>
        </w:r>
      </w:ins>
      <w:ins w:id="110" w:author="Darcy Webber" w:date="2021-12-12T15:39:00Z">
        <w:r w:rsidR="005B28B4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suggested</w:t>
        </w:r>
      </w:ins>
      <w:ins w:id="111" w:author="Darcy Webber" w:date="2021-12-12T12:32:00Z">
        <w:r w:rsidR="00FC1066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 xml:space="preserve"> that the</w:t>
        </w:r>
        <w:r w:rsidR="00FC1066" w:rsidRPr="005D40AB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 xml:space="preserve"> size of the grid cells should be one of the following sizes, depending on user requirements: 250</w:t>
        </w:r>
        <w:r w:rsidR="00FC1066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 </w:t>
        </w:r>
        <w:r w:rsidR="00FC1066" w:rsidRPr="005D40AB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m, 500</w:t>
        </w:r>
        <w:r w:rsidR="00FC1066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 </w:t>
        </w:r>
        <w:r w:rsidR="00FC1066" w:rsidRPr="005D40AB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m, 1</w:t>
        </w:r>
        <w:r w:rsidR="00FC1066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 k</w:t>
        </w:r>
        <w:r w:rsidR="00FC1066" w:rsidRPr="005D40AB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m, 2</w:t>
        </w:r>
        <w:r w:rsidR="00FC1066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 k</w:t>
        </w:r>
        <w:r w:rsidR="00FC1066" w:rsidRPr="005D40AB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m, 4</w:t>
        </w:r>
        <w:r w:rsidR="00FC1066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 k</w:t>
        </w:r>
        <w:r w:rsidR="00FC1066" w:rsidRPr="005D40AB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m, 8</w:t>
        </w:r>
        <w:r w:rsidR="00FC1066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 k</w:t>
        </w:r>
        <w:r w:rsidR="00FC1066" w:rsidRPr="005D40AB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m, 16</w:t>
        </w:r>
        <w:r w:rsidR="00FC1066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 k</w:t>
        </w:r>
        <w:r w:rsidR="00FC1066" w:rsidRPr="005D40AB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m, 32</w:t>
        </w:r>
        <w:r w:rsidR="00FC1066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 k</w:t>
        </w:r>
        <w:r w:rsidR="00FC1066" w:rsidRPr="005D40AB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m</w:t>
        </w:r>
      </w:ins>
      <w:ins w:id="112" w:author="Darcy Webber" w:date="2021-12-12T15:39:00Z">
        <w:r w:rsidR="001321ED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,</w:t>
        </w:r>
      </w:ins>
      <w:ins w:id="113" w:author="Darcy Webber" w:date="2021-12-12T12:32:00Z">
        <w:r w:rsidR="00FC1066" w:rsidRPr="005D40AB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 xml:space="preserve"> 64</w:t>
        </w:r>
        <w:r w:rsidR="00FC1066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 k</w:t>
        </w:r>
        <w:r w:rsidR="00FC1066" w:rsidRPr="005D40AB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m</w:t>
        </w:r>
      </w:ins>
      <w:ins w:id="114" w:author="Darcy Webber" w:date="2021-12-12T15:39:00Z">
        <w:r w:rsidR="00BE24A5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, etc</w:t>
        </w:r>
      </w:ins>
      <w:ins w:id="115" w:author="Darcy Webber" w:date="2021-12-12T12:32:00Z">
        <w:r w:rsidR="00FC1066" w:rsidRPr="005D40AB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.</w:t>
        </w:r>
        <w:r w:rsidR="00FC1066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 xml:space="preserve"> </w:t>
        </w:r>
      </w:ins>
      <w:ins w:id="116" w:author="Darcy Webber" w:date="2021-12-12T12:33:00Z">
        <w:r w:rsidR="00FC1066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 xml:space="preserve">This is </w:t>
        </w:r>
        <w:r w:rsidR="00FC1066" w:rsidRPr="00464412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so that whatever resolution is chosen</w:t>
        </w:r>
      </w:ins>
      <w:ins w:id="117" w:author="Darcy Webber" w:date="2021-12-12T15:40:00Z">
        <w:r w:rsidR="008D6A0F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, different</w:t>
        </w:r>
      </w:ins>
      <w:ins w:id="118" w:author="Darcy Webber" w:date="2021-12-12T12:33:00Z">
        <w:r w:rsidR="00FC1066" w:rsidRPr="00464412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 xml:space="preserve"> grids </w:t>
        </w:r>
      </w:ins>
      <w:ins w:id="119" w:author="Darcy Webber" w:date="2021-12-12T15:40:00Z">
        <w:r w:rsidR="008D6A0F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 xml:space="preserve">will </w:t>
        </w:r>
      </w:ins>
      <w:ins w:id="120" w:author="Darcy Webber" w:date="2021-12-12T12:33:00Z">
        <w:r w:rsidR="00FC1066" w:rsidRPr="00464412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nest into each other.</w:t>
        </w:r>
      </w:ins>
    </w:p>
    <w:p w14:paraId="3772B987" w14:textId="53D52A23" w:rsidR="008D60D7" w:rsidRPr="004E3AD0" w:rsidDel="000E08B0" w:rsidRDefault="00A36C78" w:rsidP="007B3D60">
      <w:pPr>
        <w:spacing w:after="0"/>
        <w:jc w:val="both"/>
        <w:rPr>
          <w:del w:id="121" w:author="Darcy Webber" w:date="2021-12-12T13:01:00Z"/>
          <w:rFonts w:ascii="Times New Roman" w:hAnsi="Times New Roman" w:cs="Times New Roman"/>
        </w:rPr>
      </w:pPr>
      <w:del w:id="122" w:author="Darcy Webber" w:date="2021-12-12T13:01:00Z">
        <w:r w:rsidRPr="00464412" w:rsidDel="000E08B0">
          <w:rPr>
            <w:rFonts w:ascii="Times New Roman" w:hAnsi="Times New Roman" w:cs="Times New Roman"/>
          </w:rPr>
          <w:delText>Th</w:delText>
        </w:r>
        <w:r w:rsidR="00A72854" w:rsidRPr="00464412" w:rsidDel="000E08B0">
          <w:rPr>
            <w:rFonts w:ascii="Times New Roman" w:hAnsi="Times New Roman" w:cs="Times New Roman"/>
          </w:rPr>
          <w:delText>e</w:delText>
        </w:r>
        <w:r w:rsidRPr="00464412" w:rsidDel="000E08B0">
          <w:rPr>
            <w:rFonts w:ascii="Times New Roman" w:hAnsi="Times New Roman" w:cs="Times New Roman"/>
          </w:rPr>
          <w:delText xml:space="preserve"> </w:delText>
        </w:r>
        <w:r w:rsidR="008D60D7" w:rsidRPr="00464412" w:rsidDel="000E08B0">
          <w:rPr>
            <w:rFonts w:ascii="Times New Roman" w:hAnsi="Times New Roman" w:cs="Times New Roman"/>
          </w:rPr>
          <w:delText xml:space="preserve">origin </w:delText>
        </w:r>
        <w:r w:rsidR="00A72854" w:rsidRPr="00464412" w:rsidDel="000E08B0">
          <w:rPr>
            <w:rFonts w:ascii="Times New Roman" w:hAnsi="Times New Roman" w:cs="Times New Roman"/>
          </w:rPr>
          <w:delText xml:space="preserve">of the grid </w:delText>
        </w:r>
        <w:r w:rsidRPr="00464412" w:rsidDel="000E08B0">
          <w:rPr>
            <w:rFonts w:ascii="Times New Roman" w:hAnsi="Times New Roman" w:cs="Times New Roman"/>
          </w:rPr>
          <w:delText xml:space="preserve">needs to be moved to a bottom-left position to be compatible with </w:delText>
        </w:r>
        <w:r w:rsidR="008D60D7" w:rsidRPr="00464412" w:rsidDel="000E08B0">
          <w:rPr>
            <w:rFonts w:ascii="Times New Roman" w:hAnsi="Times New Roman" w:cs="Times New Roman"/>
          </w:rPr>
          <w:delText xml:space="preserve">the </w:delText>
        </w:r>
        <w:r w:rsidRPr="00464412" w:rsidDel="000E08B0">
          <w:rPr>
            <w:rFonts w:ascii="Times New Roman" w:hAnsi="Times New Roman" w:cs="Times New Roman"/>
          </w:rPr>
          <w:delText xml:space="preserve">R </w:delText>
        </w:r>
        <w:r w:rsidR="008D60D7" w:rsidRPr="00464412" w:rsidDel="000E08B0">
          <w:rPr>
            <w:rFonts w:ascii="Times New Roman" w:hAnsi="Times New Roman" w:cs="Times New Roman"/>
          </w:rPr>
          <w:delText xml:space="preserve">package </w:delText>
        </w:r>
        <w:r w:rsidRPr="00464412" w:rsidDel="000E08B0">
          <w:rPr>
            <w:rFonts w:ascii="Times New Roman" w:hAnsi="Times New Roman" w:cs="Times New Roman"/>
          </w:rPr>
          <w:delText xml:space="preserve">‘raster’. This </w:delText>
        </w:r>
        <w:r w:rsidR="00EF2FDB" w:rsidRPr="00464412" w:rsidDel="000E08B0">
          <w:rPr>
            <w:rFonts w:ascii="Times New Roman" w:hAnsi="Times New Roman" w:cs="Times New Roman"/>
          </w:rPr>
          <w:delText xml:space="preserve">new origin </w:delText>
        </w:r>
        <w:r w:rsidRPr="00464412" w:rsidDel="000E08B0">
          <w:rPr>
            <w:rFonts w:ascii="Times New Roman" w:hAnsi="Times New Roman" w:cs="Times New Roman"/>
          </w:rPr>
          <w:delText>depends on the size of the grid and that centre position.</w:delText>
        </w:r>
      </w:del>
    </w:p>
    <w:p w14:paraId="1E199FDD" w14:textId="77777777" w:rsidR="004E3AD0" w:rsidRPr="004E3AD0" w:rsidRDefault="004E3AD0" w:rsidP="007B3D60">
      <w:pPr>
        <w:spacing w:after="0"/>
        <w:jc w:val="both"/>
        <w:rPr>
          <w:rFonts w:ascii="Times New Roman" w:hAnsi="Times New Roman" w:cs="Times New Roman"/>
        </w:rPr>
      </w:pPr>
    </w:p>
    <w:p w14:paraId="228BD211" w14:textId="68937AD6" w:rsidR="00A36C78" w:rsidRPr="004E3AD0" w:rsidDel="00FC1066" w:rsidRDefault="00A72854" w:rsidP="007B3D60">
      <w:pPr>
        <w:spacing w:after="0"/>
        <w:jc w:val="both"/>
        <w:rPr>
          <w:del w:id="123" w:author="Darcy Webber" w:date="2021-12-12T12:32:00Z"/>
          <w:rFonts w:ascii="Times New Roman" w:hAnsi="Times New Roman" w:cs="Times New Roman"/>
        </w:rPr>
      </w:pPr>
      <w:r w:rsidRPr="004E3AD0">
        <w:rPr>
          <w:rFonts w:ascii="Times New Roman" w:hAnsi="Times New Roman" w:cs="Times New Roman"/>
        </w:rPr>
        <w:t>F</w:t>
      </w:r>
      <w:r w:rsidR="00A36C78" w:rsidRPr="004E3AD0">
        <w:rPr>
          <w:rFonts w:ascii="Times New Roman" w:hAnsi="Times New Roman" w:cs="Times New Roman"/>
        </w:rPr>
        <w:t xml:space="preserve">unctions </w:t>
      </w:r>
      <w:r w:rsidRPr="004E3AD0">
        <w:rPr>
          <w:rFonts w:ascii="Times New Roman" w:hAnsi="Times New Roman" w:cs="Times New Roman"/>
        </w:rPr>
        <w:t xml:space="preserve">were developed </w:t>
      </w:r>
      <w:ins w:id="124" w:author="Darcy Webber" w:date="2021-12-14T08:32:00Z">
        <w:r w:rsidR="008A48BD">
          <w:rPr>
            <w:rFonts w:ascii="Times New Roman" w:hAnsi="Times New Roman" w:cs="Times New Roman"/>
          </w:rPr>
          <w:t xml:space="preserve">by the authors of this document </w:t>
        </w:r>
      </w:ins>
      <w:r w:rsidRPr="004E3AD0">
        <w:rPr>
          <w:rFonts w:ascii="Times New Roman" w:hAnsi="Times New Roman" w:cs="Times New Roman"/>
        </w:rPr>
        <w:t xml:space="preserve">to </w:t>
      </w:r>
      <w:del w:id="125" w:author="Darcy Webber" w:date="2021-12-12T15:41:00Z">
        <w:r w:rsidR="00A36C78" w:rsidRPr="004E3AD0" w:rsidDel="007A3619">
          <w:rPr>
            <w:rFonts w:ascii="Times New Roman" w:hAnsi="Times New Roman" w:cs="Times New Roman"/>
          </w:rPr>
          <w:delText>provide a</w:delText>
        </w:r>
      </w:del>
      <w:ins w:id="126" w:author="Darcy Webber" w:date="2021-12-12T15:41:00Z">
        <w:r w:rsidR="007A3619">
          <w:rPr>
            <w:rFonts w:ascii="Times New Roman" w:hAnsi="Times New Roman" w:cs="Times New Roman"/>
          </w:rPr>
          <w:t>help produce</w:t>
        </w:r>
      </w:ins>
      <w:r w:rsidR="00A36C78" w:rsidRPr="004E3AD0">
        <w:rPr>
          <w:rFonts w:ascii="Times New Roman" w:hAnsi="Times New Roman" w:cs="Times New Roman"/>
        </w:rPr>
        <w:t xml:space="preserve"> grid</w:t>
      </w:r>
      <w:ins w:id="127" w:author="Darcy Webber" w:date="2021-12-12T15:41:00Z">
        <w:r w:rsidR="007A3619">
          <w:rPr>
            <w:rFonts w:ascii="Times New Roman" w:hAnsi="Times New Roman" w:cs="Times New Roman"/>
          </w:rPr>
          <w:t>s</w:t>
        </w:r>
      </w:ins>
      <w:r w:rsidR="00A36C78" w:rsidRPr="004E3AD0">
        <w:rPr>
          <w:rFonts w:ascii="Times New Roman" w:hAnsi="Times New Roman" w:cs="Times New Roman"/>
        </w:rPr>
        <w:t xml:space="preserve"> aligned with these definitions based on </w:t>
      </w:r>
      <w:ins w:id="128" w:author="Darcy Webber" w:date="2021-12-14T08:33:00Z">
        <w:r w:rsidR="008A48BD">
          <w:rPr>
            <w:rFonts w:ascii="Times New Roman" w:hAnsi="Times New Roman" w:cs="Times New Roman"/>
          </w:rPr>
          <w:t xml:space="preserve">a </w:t>
        </w:r>
      </w:ins>
      <w:r w:rsidR="00A36C78" w:rsidRPr="004E3AD0">
        <w:rPr>
          <w:rFonts w:ascii="Times New Roman" w:hAnsi="Times New Roman" w:cs="Times New Roman"/>
        </w:rPr>
        <w:t xml:space="preserve">user-defined grid size and </w:t>
      </w:r>
      <w:ins w:id="129" w:author="Darcy Webber" w:date="2021-12-12T15:41:00Z">
        <w:r w:rsidR="007A3619">
          <w:rPr>
            <w:rFonts w:ascii="Times New Roman" w:hAnsi="Times New Roman" w:cs="Times New Roman"/>
          </w:rPr>
          <w:t xml:space="preserve">an </w:t>
        </w:r>
      </w:ins>
      <w:r w:rsidR="00A36C78" w:rsidRPr="004E3AD0">
        <w:rPr>
          <w:rFonts w:ascii="Times New Roman" w:hAnsi="Times New Roman" w:cs="Times New Roman"/>
        </w:rPr>
        <w:t xml:space="preserve">area </w:t>
      </w:r>
      <w:del w:id="130" w:author="Darcy Webber" w:date="2021-12-12T15:41:00Z">
        <w:r w:rsidR="00A36C78" w:rsidRPr="004E3AD0" w:rsidDel="00D46804">
          <w:rPr>
            <w:rFonts w:ascii="Times New Roman" w:hAnsi="Times New Roman" w:cs="Times New Roman"/>
          </w:rPr>
          <w:delText>to cover</w:delText>
        </w:r>
      </w:del>
      <w:ins w:id="131" w:author="Darcy Webber" w:date="2021-12-12T15:41:00Z">
        <w:r w:rsidR="00D46804">
          <w:rPr>
            <w:rFonts w:ascii="Times New Roman" w:hAnsi="Times New Roman" w:cs="Times New Roman"/>
          </w:rPr>
          <w:t>of interest</w:t>
        </w:r>
      </w:ins>
      <w:r w:rsidR="00A36C78" w:rsidRPr="004E3AD0">
        <w:rPr>
          <w:rFonts w:ascii="Times New Roman" w:hAnsi="Times New Roman" w:cs="Times New Roman"/>
        </w:rPr>
        <w:t>.</w:t>
      </w:r>
      <w:ins w:id="132" w:author="Darcy Webber" w:date="2021-12-12T15:40:00Z">
        <w:r w:rsidR="0006004C">
          <w:rPr>
            <w:rFonts w:ascii="Times New Roman" w:hAnsi="Times New Roman" w:cs="Times New Roman"/>
          </w:rPr>
          <w:t xml:space="preserve"> </w:t>
        </w:r>
      </w:ins>
      <w:del w:id="133" w:author="Darcy Webber" w:date="2021-12-12T12:32:00Z">
        <w:r w:rsidR="00D70128" w:rsidRPr="004E3AD0" w:rsidDel="00FC1066">
          <w:rPr>
            <w:rFonts w:ascii="Times New Roman" w:hAnsi="Times New Roman" w:cs="Times New Roman"/>
          </w:rPr>
          <w:delText xml:space="preserve"> Note that grid size should be 250m, 500m, 1km, 2km, 4km, 8km, 16km, </w:delText>
        </w:r>
        <w:r w:rsidR="00D33395" w:rsidRPr="004E3AD0" w:rsidDel="00FC1066">
          <w:rPr>
            <w:rFonts w:ascii="Times New Roman" w:hAnsi="Times New Roman" w:cs="Times New Roman"/>
          </w:rPr>
          <w:delText>etc so that whatever resolution chosen is nested into the other grid sizes.</w:delText>
        </w:r>
      </w:del>
    </w:p>
    <w:p w14:paraId="69068AA0" w14:textId="77777777" w:rsidR="00A36C78" w:rsidRPr="004E3AD0" w:rsidDel="0006004C" w:rsidRDefault="00A36C78" w:rsidP="004E3AD0">
      <w:pPr>
        <w:spacing w:after="0"/>
        <w:jc w:val="both"/>
        <w:rPr>
          <w:del w:id="134" w:author="Darcy Webber" w:date="2021-12-12T15:40:00Z"/>
          <w:rFonts w:ascii="Times New Roman" w:hAnsi="Times New Roman" w:cs="Times New Roman"/>
        </w:rPr>
      </w:pPr>
    </w:p>
    <w:p w14:paraId="6BB4F4C3" w14:textId="77777777" w:rsidR="001605B8" w:rsidRDefault="00A72854" w:rsidP="004E3AD0">
      <w:pPr>
        <w:spacing w:after="0"/>
        <w:jc w:val="both"/>
        <w:rPr>
          <w:ins w:id="135" w:author="Darcy Webber" w:date="2021-12-14T08:51:00Z"/>
          <w:rFonts w:ascii="Times New Roman" w:hAnsi="Times New Roman" w:cs="Times New Roman"/>
        </w:rPr>
      </w:pPr>
      <w:r w:rsidRPr="004E3AD0">
        <w:rPr>
          <w:rFonts w:ascii="Times New Roman" w:hAnsi="Times New Roman" w:cs="Times New Roman"/>
        </w:rPr>
        <w:t>T</w:t>
      </w:r>
      <w:r w:rsidR="008D60D7" w:rsidRPr="004E3AD0">
        <w:rPr>
          <w:rFonts w:ascii="Times New Roman" w:hAnsi="Times New Roman" w:cs="Times New Roman"/>
        </w:rPr>
        <w:t xml:space="preserve">hese functions are </w:t>
      </w:r>
      <w:ins w:id="136" w:author="Darcy Webber" w:date="2021-12-12T15:44:00Z">
        <w:r w:rsidR="00763E18">
          <w:rPr>
            <w:rFonts w:ascii="Times New Roman" w:hAnsi="Times New Roman" w:cs="Times New Roman"/>
          </w:rPr>
          <w:t>publicly</w:t>
        </w:r>
        <w:r w:rsidR="00C917D3">
          <w:rPr>
            <w:rFonts w:ascii="Times New Roman" w:hAnsi="Times New Roman" w:cs="Times New Roman"/>
          </w:rPr>
          <w:t xml:space="preserve"> </w:t>
        </w:r>
      </w:ins>
      <w:r w:rsidR="008D60D7" w:rsidRPr="004E3AD0">
        <w:rPr>
          <w:rFonts w:ascii="Times New Roman" w:hAnsi="Times New Roman" w:cs="Times New Roman"/>
        </w:rPr>
        <w:t xml:space="preserve">available </w:t>
      </w:r>
      <w:del w:id="137" w:author="Darcy Webber" w:date="2021-12-12T15:41:00Z">
        <w:r w:rsidR="008D60D7" w:rsidRPr="004E3AD0" w:rsidDel="002B3FE9">
          <w:rPr>
            <w:rFonts w:ascii="Times New Roman" w:hAnsi="Times New Roman" w:cs="Times New Roman"/>
          </w:rPr>
          <w:delText>directly with</w:delText>
        </w:r>
      </w:del>
      <w:r w:rsidR="008D60D7" w:rsidRPr="004E3AD0">
        <w:rPr>
          <w:rFonts w:ascii="Times New Roman" w:hAnsi="Times New Roman" w:cs="Times New Roman"/>
        </w:rPr>
        <w:t xml:space="preserve">in the </w:t>
      </w:r>
      <w:ins w:id="138" w:author="Darcy Webber" w:date="2021-12-12T08:20:00Z">
        <w:r w:rsidR="00EC1F15">
          <w:rPr>
            <w:rFonts w:ascii="Times New Roman" w:hAnsi="Times New Roman" w:cs="Times New Roman"/>
          </w:rPr>
          <w:t xml:space="preserve">R package </w:t>
        </w:r>
      </w:ins>
      <w:del w:id="139" w:author="Darcy Webber" w:date="2021-12-12T15:43:00Z">
        <w:r w:rsidR="008D60D7" w:rsidRPr="004E3AD0" w:rsidDel="008B4178">
          <w:rPr>
            <w:rFonts w:ascii="Times New Roman" w:hAnsi="Times New Roman" w:cs="Times New Roman"/>
          </w:rPr>
          <w:delText>‘</w:delText>
        </w:r>
      </w:del>
      <w:ins w:id="140" w:author="Darcy Webber" w:date="2021-12-12T15:43:00Z">
        <w:r w:rsidR="008B4178">
          <w:rPr>
            <w:rFonts w:ascii="Times New Roman" w:hAnsi="Times New Roman" w:cs="Times New Roman"/>
          </w:rPr>
          <w:t>“</w:t>
        </w:r>
      </w:ins>
      <w:proofErr w:type="spellStart"/>
      <w:del w:id="141" w:author="Darcy Webber" w:date="2021-12-12T15:43:00Z">
        <w:r w:rsidR="008D60D7" w:rsidRPr="004E3AD0" w:rsidDel="008B4178">
          <w:rPr>
            <w:rFonts w:ascii="Times New Roman" w:hAnsi="Times New Roman" w:cs="Times New Roman"/>
          </w:rPr>
          <w:delText xml:space="preserve">nzsf’ </w:delText>
        </w:r>
      </w:del>
      <w:ins w:id="142" w:author="Darcy Webber" w:date="2021-12-12T15:43:00Z">
        <w:r w:rsidR="008B4178" w:rsidRPr="004E3AD0">
          <w:rPr>
            <w:rFonts w:ascii="Times New Roman" w:hAnsi="Times New Roman" w:cs="Times New Roman"/>
          </w:rPr>
          <w:t>nzsf</w:t>
        </w:r>
        <w:proofErr w:type="spellEnd"/>
        <w:r w:rsidR="008B4178">
          <w:rPr>
            <w:rFonts w:ascii="Times New Roman" w:hAnsi="Times New Roman" w:cs="Times New Roman"/>
          </w:rPr>
          <w:t>”</w:t>
        </w:r>
        <w:r w:rsidR="008B4178" w:rsidRPr="004E3AD0">
          <w:rPr>
            <w:rFonts w:ascii="Times New Roman" w:hAnsi="Times New Roman" w:cs="Times New Roman"/>
          </w:rPr>
          <w:t xml:space="preserve"> </w:t>
        </w:r>
      </w:ins>
      <w:del w:id="143" w:author="Darcy Webber" w:date="2021-12-12T08:20:00Z">
        <w:r w:rsidR="008D60D7" w:rsidRPr="004E3AD0" w:rsidDel="00EC1F15">
          <w:rPr>
            <w:rFonts w:ascii="Times New Roman" w:hAnsi="Times New Roman" w:cs="Times New Roman"/>
          </w:rPr>
          <w:delText xml:space="preserve">package </w:delText>
        </w:r>
      </w:del>
      <w:r w:rsidR="008D60D7" w:rsidRPr="004E3AD0">
        <w:rPr>
          <w:rFonts w:ascii="Times New Roman" w:hAnsi="Times New Roman" w:cs="Times New Roman"/>
        </w:rPr>
        <w:t>(</w:t>
      </w:r>
      <w:r w:rsidR="000725BD" w:rsidRPr="004E3AD0">
        <w:rPr>
          <w:rFonts w:ascii="Times New Roman" w:hAnsi="Times New Roman" w:cs="Times New Roman"/>
        </w:rPr>
        <w:t xml:space="preserve">see </w:t>
      </w:r>
      <w:ins w:id="144" w:author="Darcy Webber" w:date="2021-12-12T15:43:00Z">
        <w:r w:rsidR="00996D9B">
          <w:rPr>
            <w:rFonts w:ascii="Times New Roman" w:hAnsi="Times New Roman" w:cs="Times New Roman"/>
          </w:rPr>
          <w:fldChar w:fldCharType="begin"/>
        </w:r>
        <w:r w:rsidR="00996D9B">
          <w:rPr>
            <w:rFonts w:ascii="Times New Roman" w:hAnsi="Times New Roman" w:cs="Times New Roman"/>
          </w:rPr>
          <w:instrText xml:space="preserve"> HYPERLINK "</w:instrText>
        </w:r>
      </w:ins>
      <w:r w:rsidR="00996D9B" w:rsidRPr="004E3AD0">
        <w:rPr>
          <w:rFonts w:ascii="Times New Roman" w:hAnsi="Times New Roman" w:cs="Times New Roman"/>
        </w:rPr>
        <w:instrText>https://github.com/quantifish/nzsf</w:instrText>
      </w:r>
      <w:ins w:id="145" w:author="Darcy Webber" w:date="2021-12-12T15:43:00Z">
        <w:r w:rsidR="00996D9B">
          <w:rPr>
            <w:rFonts w:ascii="Times New Roman" w:hAnsi="Times New Roman" w:cs="Times New Roman"/>
          </w:rPr>
          <w:instrText xml:space="preserve">" </w:instrText>
        </w:r>
        <w:r w:rsidR="00996D9B">
          <w:rPr>
            <w:rFonts w:ascii="Times New Roman" w:hAnsi="Times New Roman" w:cs="Times New Roman"/>
          </w:rPr>
          <w:fldChar w:fldCharType="separate"/>
        </w:r>
      </w:ins>
      <w:r w:rsidR="00996D9B" w:rsidRPr="00D235ED">
        <w:rPr>
          <w:rStyle w:val="Hyperlink"/>
          <w:rFonts w:ascii="Times New Roman" w:hAnsi="Times New Roman" w:cs="Times New Roman"/>
        </w:rPr>
        <w:t>https://github.com/quantifish/nzsf</w:t>
      </w:r>
      <w:ins w:id="146" w:author="Darcy Webber" w:date="2021-12-12T15:43:00Z">
        <w:r w:rsidR="00996D9B">
          <w:rPr>
            <w:rFonts w:ascii="Times New Roman" w:hAnsi="Times New Roman" w:cs="Times New Roman"/>
          </w:rPr>
          <w:fldChar w:fldCharType="end"/>
        </w:r>
        <w:r w:rsidR="00996D9B">
          <w:rPr>
            <w:rFonts w:ascii="Times New Roman" w:hAnsi="Times New Roman" w:cs="Times New Roman"/>
          </w:rPr>
          <w:t>).</w:t>
        </w:r>
      </w:ins>
      <w:ins w:id="147" w:author="Darcy Webber" w:date="2021-12-14T08:36:00Z">
        <w:r w:rsidR="003C24C1">
          <w:rPr>
            <w:rFonts w:ascii="Times New Roman" w:hAnsi="Times New Roman" w:cs="Times New Roman"/>
          </w:rPr>
          <w:t xml:space="preserve"> </w:t>
        </w:r>
        <w:r w:rsidR="003C24C1" w:rsidRPr="004E3AD0">
          <w:rPr>
            <w:rFonts w:ascii="Times New Roman" w:hAnsi="Times New Roman" w:cs="Times New Roman"/>
          </w:rPr>
          <w:t xml:space="preserve">The vignette </w:t>
        </w:r>
      </w:ins>
      <w:ins w:id="148" w:author="Darcy Webber" w:date="2021-12-14T08:37:00Z">
        <w:r w:rsidR="00FD67A8">
          <w:rPr>
            <w:rFonts w:ascii="Times New Roman" w:hAnsi="Times New Roman" w:cs="Times New Roman"/>
          </w:rPr>
          <w:t xml:space="preserve">for this package provides </w:t>
        </w:r>
      </w:ins>
      <w:ins w:id="149" w:author="Darcy Webber" w:date="2021-12-14T08:36:00Z">
        <w:r w:rsidR="003C24C1" w:rsidRPr="004E3AD0">
          <w:rPr>
            <w:rFonts w:ascii="Times New Roman" w:hAnsi="Times New Roman" w:cs="Times New Roman"/>
          </w:rPr>
          <w:t xml:space="preserve">examples on how to use </w:t>
        </w:r>
        <w:r w:rsidR="003C24C1">
          <w:rPr>
            <w:rFonts w:ascii="Times New Roman" w:hAnsi="Times New Roman" w:cs="Times New Roman"/>
          </w:rPr>
          <w:t>“</w:t>
        </w:r>
        <w:proofErr w:type="spellStart"/>
        <w:r w:rsidR="003C24C1" w:rsidRPr="004E3AD0">
          <w:rPr>
            <w:rFonts w:ascii="Times New Roman" w:hAnsi="Times New Roman" w:cs="Times New Roman"/>
          </w:rPr>
          <w:t>nzsf</w:t>
        </w:r>
        <w:proofErr w:type="spellEnd"/>
        <w:r w:rsidR="003C24C1">
          <w:rPr>
            <w:rFonts w:ascii="Times New Roman" w:hAnsi="Times New Roman" w:cs="Times New Roman"/>
          </w:rPr>
          <w:t>”</w:t>
        </w:r>
        <w:r w:rsidR="003C24C1" w:rsidRPr="004E3AD0">
          <w:rPr>
            <w:rFonts w:ascii="Times New Roman" w:hAnsi="Times New Roman" w:cs="Times New Roman"/>
          </w:rPr>
          <w:t xml:space="preserve">. </w:t>
        </w:r>
      </w:ins>
    </w:p>
    <w:p w14:paraId="3228F030" w14:textId="77777777" w:rsidR="001605B8" w:rsidRDefault="001605B8" w:rsidP="004E3AD0">
      <w:pPr>
        <w:spacing w:after="0"/>
        <w:jc w:val="both"/>
        <w:rPr>
          <w:ins w:id="150" w:author="Darcy Webber" w:date="2021-12-14T08:51:00Z"/>
          <w:rFonts w:ascii="Times New Roman" w:hAnsi="Times New Roman" w:cs="Times New Roman"/>
        </w:rPr>
      </w:pPr>
    </w:p>
    <w:p w14:paraId="3ACE6ED9" w14:textId="0C0AF2DB" w:rsidR="00C36F51" w:rsidDel="00FD67A8" w:rsidRDefault="00A60F95" w:rsidP="008043EB">
      <w:pPr>
        <w:spacing w:after="0"/>
        <w:jc w:val="both"/>
        <w:rPr>
          <w:del w:id="151" w:author="Darcy Webber" w:date="2021-12-13T15:47:00Z"/>
          <w:rFonts w:ascii="Times New Roman" w:hAnsi="Times New Roman" w:cs="Times New Roman"/>
        </w:rPr>
      </w:pPr>
      <w:ins w:id="152" w:author="Darcy Webber" w:date="2021-12-14T08:50:00Z">
        <w:r>
          <w:rPr>
            <w:rFonts w:ascii="Times New Roman" w:hAnsi="Times New Roman" w:cs="Times New Roman"/>
          </w:rPr>
          <w:t>E</w:t>
        </w:r>
      </w:ins>
      <w:ins w:id="153" w:author="Darcy Webber" w:date="2021-12-14T08:36:00Z">
        <w:r w:rsidR="003C24C1" w:rsidRPr="004E3AD0">
          <w:rPr>
            <w:rFonts w:ascii="Times New Roman" w:hAnsi="Times New Roman" w:cs="Times New Roman"/>
          </w:rPr>
          <w:t>xample</w:t>
        </w:r>
      </w:ins>
      <w:ins w:id="154" w:author="Darcy Webber" w:date="2021-12-14T08:37:00Z">
        <w:r w:rsidR="00826C46">
          <w:rPr>
            <w:rFonts w:ascii="Times New Roman" w:hAnsi="Times New Roman" w:cs="Times New Roman"/>
          </w:rPr>
          <w:t>s</w:t>
        </w:r>
      </w:ins>
      <w:ins w:id="155" w:author="Darcy Webber" w:date="2021-12-14T08:36:00Z">
        <w:r w:rsidR="003C24C1" w:rsidRPr="004E3AD0">
          <w:rPr>
            <w:rFonts w:ascii="Times New Roman" w:hAnsi="Times New Roman" w:cs="Times New Roman"/>
          </w:rPr>
          <w:t xml:space="preserve"> </w:t>
        </w:r>
      </w:ins>
      <w:ins w:id="156" w:author="Darcy Webber" w:date="2021-12-14T08:50:00Z">
        <w:r>
          <w:rPr>
            <w:rFonts w:ascii="Times New Roman" w:hAnsi="Times New Roman" w:cs="Times New Roman"/>
          </w:rPr>
          <w:t>making use of the “</w:t>
        </w:r>
        <w:proofErr w:type="spellStart"/>
        <w:r>
          <w:rPr>
            <w:rFonts w:ascii="Times New Roman" w:hAnsi="Times New Roman" w:cs="Times New Roman"/>
          </w:rPr>
          <w:t>nzsf</w:t>
        </w:r>
        <w:proofErr w:type="spellEnd"/>
        <w:r>
          <w:rPr>
            <w:rFonts w:ascii="Times New Roman" w:hAnsi="Times New Roman" w:cs="Times New Roman"/>
          </w:rPr>
          <w:t xml:space="preserve">” package </w:t>
        </w:r>
      </w:ins>
      <w:ins w:id="157" w:author="Darcy Webber" w:date="2021-12-14T08:36:00Z">
        <w:r w:rsidR="003C24C1" w:rsidRPr="004E3AD0">
          <w:rPr>
            <w:rFonts w:ascii="Times New Roman" w:hAnsi="Times New Roman" w:cs="Times New Roman"/>
          </w:rPr>
          <w:t>are</w:t>
        </w:r>
      </w:ins>
      <w:ins w:id="158" w:author="Darcy Webber" w:date="2021-12-14T08:37:00Z">
        <w:r w:rsidR="00826C46">
          <w:rPr>
            <w:rFonts w:ascii="Times New Roman" w:hAnsi="Times New Roman" w:cs="Times New Roman"/>
          </w:rPr>
          <w:t xml:space="preserve"> </w:t>
        </w:r>
      </w:ins>
      <w:ins w:id="159" w:author="Darcy Webber" w:date="2021-12-14T08:36:00Z">
        <w:r w:rsidR="003C24C1" w:rsidRPr="004E3AD0">
          <w:rPr>
            <w:rFonts w:ascii="Times New Roman" w:hAnsi="Times New Roman" w:cs="Times New Roman"/>
          </w:rPr>
          <w:t>provided below</w:t>
        </w:r>
      </w:ins>
      <w:ins w:id="160" w:author="Darcy Webber" w:date="2021-12-14T08:51:00Z">
        <w:r w:rsidR="001605B8">
          <w:rPr>
            <w:rFonts w:ascii="Times New Roman" w:hAnsi="Times New Roman" w:cs="Times New Roman"/>
          </w:rPr>
          <w:t xml:space="preserve"> and</w:t>
        </w:r>
      </w:ins>
      <w:ins w:id="161" w:author="Darcy Webber" w:date="2021-12-14T08:50:00Z">
        <w:r>
          <w:rPr>
            <w:rFonts w:ascii="Times New Roman" w:hAnsi="Times New Roman" w:cs="Times New Roman"/>
          </w:rPr>
          <w:t xml:space="preserve"> </w:t>
        </w:r>
      </w:ins>
      <w:ins w:id="162" w:author="Darcy Webber" w:date="2021-12-14T08:52:00Z">
        <w:r w:rsidR="001605B8">
          <w:rPr>
            <w:rFonts w:ascii="Times New Roman" w:hAnsi="Times New Roman" w:cs="Times New Roman"/>
          </w:rPr>
          <w:t xml:space="preserve">standalone </w:t>
        </w:r>
      </w:ins>
      <w:ins w:id="163" w:author="Darcy Webber" w:date="2021-12-14T08:51:00Z">
        <w:r w:rsidR="001605B8">
          <w:rPr>
            <w:rFonts w:ascii="Times New Roman" w:hAnsi="Times New Roman" w:cs="Times New Roman"/>
          </w:rPr>
          <w:t>versions</w:t>
        </w:r>
      </w:ins>
      <w:ins w:id="164" w:author="Darcy Webber" w:date="2021-12-14T08:50:00Z">
        <w:r w:rsidRPr="004E3AD0">
          <w:rPr>
            <w:rFonts w:ascii="Times New Roman" w:hAnsi="Times New Roman" w:cs="Times New Roman"/>
          </w:rPr>
          <w:t xml:space="preserve"> of the relevant </w:t>
        </w:r>
        <w:r>
          <w:rPr>
            <w:rFonts w:ascii="Times New Roman" w:hAnsi="Times New Roman" w:cs="Times New Roman"/>
          </w:rPr>
          <w:t>“</w:t>
        </w:r>
        <w:proofErr w:type="spellStart"/>
        <w:r w:rsidRPr="004E3AD0">
          <w:rPr>
            <w:rFonts w:ascii="Times New Roman" w:hAnsi="Times New Roman" w:cs="Times New Roman"/>
          </w:rPr>
          <w:t>nzsf</w:t>
        </w:r>
        <w:proofErr w:type="spellEnd"/>
        <w:r>
          <w:rPr>
            <w:rFonts w:ascii="Times New Roman" w:hAnsi="Times New Roman" w:cs="Times New Roman"/>
          </w:rPr>
          <w:t>”</w:t>
        </w:r>
        <w:r w:rsidRPr="004E3AD0">
          <w:rPr>
            <w:rFonts w:ascii="Times New Roman" w:hAnsi="Times New Roman" w:cs="Times New Roman"/>
          </w:rPr>
          <w:t xml:space="preserve"> functions </w:t>
        </w:r>
      </w:ins>
      <w:ins w:id="165" w:author="Darcy Webber" w:date="2021-12-14T08:52:00Z">
        <w:r w:rsidR="001605B8">
          <w:rPr>
            <w:rFonts w:ascii="Times New Roman" w:hAnsi="Times New Roman" w:cs="Times New Roman"/>
          </w:rPr>
          <w:t>for producing standard grids are provided in the Appendix</w:t>
        </w:r>
      </w:ins>
      <w:ins w:id="166" w:author="Darcy Webber" w:date="2021-12-14T08:51:00Z">
        <w:r>
          <w:rPr>
            <w:rFonts w:ascii="Times New Roman" w:hAnsi="Times New Roman" w:cs="Times New Roman"/>
          </w:rPr>
          <w:t>.</w:t>
        </w:r>
        <w:r w:rsidR="001605B8">
          <w:rPr>
            <w:rFonts w:ascii="Times New Roman" w:hAnsi="Times New Roman" w:cs="Times New Roman"/>
          </w:rPr>
          <w:t xml:space="preserve"> </w:t>
        </w:r>
      </w:ins>
      <w:del w:id="167" w:author="Darcy Webber" w:date="2021-12-12T15:43:00Z">
        <w:r w:rsidR="000725BD" w:rsidRPr="004E3AD0" w:rsidDel="00996D9B">
          <w:rPr>
            <w:rFonts w:ascii="Times New Roman" w:hAnsi="Times New Roman" w:cs="Times New Roman"/>
          </w:rPr>
          <w:delText xml:space="preserve">, </w:delText>
        </w:r>
      </w:del>
      <w:del w:id="168" w:author="Darcy Webber" w:date="2021-12-14T08:33:00Z">
        <w:r w:rsidR="008D60D7" w:rsidRPr="004E3AD0" w:rsidDel="008A48BD">
          <w:rPr>
            <w:rFonts w:ascii="Times New Roman" w:hAnsi="Times New Roman" w:cs="Times New Roman"/>
          </w:rPr>
          <w:delText xml:space="preserve">function </w:delText>
        </w:r>
      </w:del>
      <w:del w:id="169" w:author="Darcy Webber" w:date="2021-12-12T15:42:00Z">
        <w:r w:rsidR="008D60D7" w:rsidRPr="004E3AD0" w:rsidDel="0058018D">
          <w:rPr>
            <w:rFonts w:ascii="Times New Roman" w:hAnsi="Times New Roman" w:cs="Times New Roman"/>
          </w:rPr>
          <w:delText>‘</w:delText>
        </w:r>
      </w:del>
      <w:del w:id="170" w:author="Darcy Webber" w:date="2021-12-14T08:33:00Z">
        <w:r w:rsidR="008D60D7" w:rsidRPr="004E3AD0" w:rsidDel="008A48BD">
          <w:rPr>
            <w:rFonts w:ascii="Times New Roman" w:hAnsi="Times New Roman" w:cs="Times New Roman"/>
          </w:rPr>
          <w:delText>get_standard_grid</w:delText>
        </w:r>
      </w:del>
      <w:del w:id="171" w:author="Darcy Webber" w:date="2021-12-12T15:42:00Z">
        <w:r w:rsidR="008D60D7" w:rsidRPr="004E3AD0" w:rsidDel="0058018D">
          <w:rPr>
            <w:rFonts w:ascii="Times New Roman" w:hAnsi="Times New Roman" w:cs="Times New Roman"/>
          </w:rPr>
          <w:delText>’</w:delText>
        </w:r>
      </w:del>
      <w:del w:id="172" w:author="Darcy Webber" w:date="2021-12-14T08:33:00Z">
        <w:r w:rsidR="008D60D7" w:rsidRPr="004E3AD0" w:rsidDel="008A48BD">
          <w:rPr>
            <w:rFonts w:ascii="Times New Roman" w:hAnsi="Times New Roman" w:cs="Times New Roman"/>
          </w:rPr>
          <w:delText xml:space="preserve">) alongside the equal area projection (called </w:delText>
        </w:r>
      </w:del>
      <w:del w:id="173" w:author="Darcy Webber" w:date="2021-12-12T15:42:00Z">
        <w:r w:rsidR="00DA6598" w:rsidRPr="004E3AD0" w:rsidDel="00FE358B">
          <w:rPr>
            <w:rFonts w:ascii="Times New Roman" w:hAnsi="Times New Roman" w:cs="Times New Roman"/>
          </w:rPr>
          <w:delText>‘</w:delText>
        </w:r>
        <w:r w:rsidR="008D60D7" w:rsidRPr="004E3AD0" w:rsidDel="00FE358B">
          <w:rPr>
            <w:rFonts w:ascii="Times New Roman" w:hAnsi="Times New Roman" w:cs="Times New Roman"/>
          </w:rPr>
          <w:delText>nzsf_</w:delText>
        </w:r>
      </w:del>
      <w:del w:id="174" w:author="Darcy Webber" w:date="2021-12-14T08:33:00Z">
        <w:r w:rsidR="008D60D7" w:rsidRPr="004E3AD0" w:rsidDel="008A48BD">
          <w:rPr>
            <w:rFonts w:ascii="Times New Roman" w:hAnsi="Times New Roman" w:cs="Times New Roman"/>
          </w:rPr>
          <w:delText>proj</w:delText>
        </w:r>
      </w:del>
      <w:del w:id="175" w:author="Darcy Webber" w:date="2021-12-12T15:42:00Z">
        <w:r w:rsidR="00DA6598" w:rsidRPr="004E3AD0" w:rsidDel="00FE358B">
          <w:rPr>
            <w:rFonts w:ascii="Times New Roman" w:hAnsi="Times New Roman" w:cs="Times New Roman"/>
          </w:rPr>
          <w:delText>’</w:delText>
        </w:r>
      </w:del>
      <w:del w:id="176" w:author="Darcy Webber" w:date="2021-12-14T08:33:00Z">
        <w:r w:rsidR="008D60D7" w:rsidRPr="004E3AD0" w:rsidDel="008A48BD">
          <w:rPr>
            <w:rFonts w:ascii="Times New Roman" w:hAnsi="Times New Roman" w:cs="Times New Roman"/>
          </w:rPr>
          <w:delText xml:space="preserve">). The vignette of the </w:delText>
        </w:r>
      </w:del>
      <w:del w:id="177" w:author="Darcy Webber" w:date="2021-12-12T15:43:00Z">
        <w:r w:rsidR="008D60D7" w:rsidRPr="004E3AD0" w:rsidDel="006F61E5">
          <w:rPr>
            <w:rFonts w:ascii="Times New Roman" w:hAnsi="Times New Roman" w:cs="Times New Roman"/>
          </w:rPr>
          <w:delText xml:space="preserve">‘nzsf’ </w:delText>
        </w:r>
      </w:del>
      <w:del w:id="178" w:author="Darcy Webber" w:date="2021-12-14T08:33:00Z">
        <w:r w:rsidR="008D60D7" w:rsidRPr="004E3AD0" w:rsidDel="008A48BD">
          <w:rPr>
            <w:rFonts w:ascii="Times New Roman" w:hAnsi="Times New Roman" w:cs="Times New Roman"/>
          </w:rPr>
          <w:delText xml:space="preserve">package also gives examples on how to use </w:delText>
        </w:r>
      </w:del>
      <w:del w:id="179" w:author="Darcy Webber" w:date="2021-12-12T15:43:00Z">
        <w:r w:rsidR="009303A9" w:rsidRPr="004E3AD0" w:rsidDel="004868F8">
          <w:rPr>
            <w:rFonts w:ascii="Times New Roman" w:hAnsi="Times New Roman" w:cs="Times New Roman"/>
          </w:rPr>
          <w:delText>‘</w:delText>
        </w:r>
      </w:del>
      <w:del w:id="180" w:author="Darcy Webber" w:date="2021-12-14T08:33:00Z">
        <w:r w:rsidR="008D60D7" w:rsidRPr="004E3AD0" w:rsidDel="008A48BD">
          <w:rPr>
            <w:rFonts w:ascii="Times New Roman" w:hAnsi="Times New Roman" w:cs="Times New Roman"/>
          </w:rPr>
          <w:delText>nzsf</w:delText>
        </w:r>
      </w:del>
      <w:del w:id="181" w:author="Darcy Webber" w:date="2021-12-12T15:43:00Z">
        <w:r w:rsidR="009303A9" w:rsidRPr="004E3AD0" w:rsidDel="004868F8">
          <w:rPr>
            <w:rFonts w:ascii="Times New Roman" w:hAnsi="Times New Roman" w:cs="Times New Roman"/>
          </w:rPr>
          <w:delText>’</w:delText>
        </w:r>
      </w:del>
      <w:del w:id="182" w:author="Darcy Webber" w:date="2021-12-14T08:33:00Z">
        <w:r w:rsidR="008D60D7" w:rsidRPr="004E3AD0" w:rsidDel="008A48BD">
          <w:rPr>
            <w:rFonts w:ascii="Times New Roman" w:hAnsi="Times New Roman" w:cs="Times New Roman"/>
          </w:rPr>
          <w:delText xml:space="preserve"> and projections. </w:delText>
        </w:r>
        <w:r w:rsidR="009303A9" w:rsidRPr="004E3AD0" w:rsidDel="008A48BD">
          <w:rPr>
            <w:rFonts w:ascii="Times New Roman" w:hAnsi="Times New Roman" w:cs="Times New Roman"/>
          </w:rPr>
          <w:delText xml:space="preserve">A copy of the </w:delText>
        </w:r>
        <w:r w:rsidR="00547579" w:rsidRPr="004E3AD0" w:rsidDel="008A48BD">
          <w:rPr>
            <w:rFonts w:ascii="Times New Roman" w:hAnsi="Times New Roman" w:cs="Times New Roman"/>
          </w:rPr>
          <w:delText xml:space="preserve">relevant </w:delText>
        </w:r>
      </w:del>
      <w:del w:id="183" w:author="Darcy Webber" w:date="2021-12-12T15:43:00Z">
        <w:r w:rsidR="009303A9" w:rsidRPr="004E3AD0" w:rsidDel="006F61E5">
          <w:rPr>
            <w:rFonts w:ascii="Times New Roman" w:hAnsi="Times New Roman" w:cs="Times New Roman"/>
          </w:rPr>
          <w:delText xml:space="preserve">‘nzsf’ </w:delText>
        </w:r>
      </w:del>
      <w:del w:id="184" w:author="Darcy Webber" w:date="2021-12-14T08:33:00Z">
        <w:r w:rsidR="009303A9" w:rsidRPr="004E3AD0" w:rsidDel="008A48BD">
          <w:rPr>
            <w:rFonts w:ascii="Times New Roman" w:hAnsi="Times New Roman" w:cs="Times New Roman"/>
          </w:rPr>
          <w:delText xml:space="preserve">functions </w:delText>
        </w:r>
        <w:r w:rsidR="00547579" w:rsidRPr="004E3AD0" w:rsidDel="008A48BD">
          <w:rPr>
            <w:rFonts w:ascii="Times New Roman" w:hAnsi="Times New Roman" w:cs="Times New Roman"/>
          </w:rPr>
          <w:delText xml:space="preserve">and an example </w:delText>
        </w:r>
        <w:r w:rsidR="002F064B" w:rsidRPr="004E3AD0" w:rsidDel="008A48BD">
          <w:rPr>
            <w:rFonts w:ascii="Times New Roman" w:hAnsi="Times New Roman" w:cs="Times New Roman"/>
          </w:rPr>
          <w:delText>are</w:delText>
        </w:r>
        <w:r w:rsidR="009303A9" w:rsidRPr="004E3AD0" w:rsidDel="008A48BD">
          <w:rPr>
            <w:rFonts w:ascii="Times New Roman" w:hAnsi="Times New Roman" w:cs="Times New Roman"/>
          </w:rPr>
          <w:delText xml:space="preserve"> provided below.</w:delText>
        </w:r>
      </w:del>
      <w:ins w:id="185" w:author="Darcy Webber" w:date="2021-12-12T12:45:00Z">
        <w:r w:rsidR="00C36F51">
          <w:rPr>
            <w:rFonts w:ascii="Times New Roman" w:hAnsi="Times New Roman" w:cs="Times New Roman"/>
          </w:rPr>
          <w:t xml:space="preserve">Throughout this document, chunks of code are </w:t>
        </w:r>
      </w:ins>
      <w:ins w:id="186" w:author="Darcy Webber" w:date="2021-12-12T12:46:00Z">
        <w:r w:rsidR="004D4313">
          <w:rPr>
            <w:rFonts w:ascii="Times New Roman" w:hAnsi="Times New Roman" w:cs="Times New Roman"/>
          </w:rPr>
          <w:t xml:space="preserve">easily </w:t>
        </w:r>
      </w:ins>
      <w:ins w:id="187" w:author="Darcy Webber" w:date="2021-12-12T12:45:00Z">
        <w:r w:rsidR="00C36F51">
          <w:rPr>
            <w:rFonts w:ascii="Times New Roman" w:hAnsi="Times New Roman" w:cs="Times New Roman"/>
          </w:rPr>
          <w:t>identified usin</w:t>
        </w:r>
      </w:ins>
      <w:ins w:id="188" w:author="Darcy Webber" w:date="2021-12-12T12:46:00Z">
        <w:r w:rsidR="00C36F51">
          <w:rPr>
            <w:rFonts w:ascii="Times New Roman" w:hAnsi="Times New Roman" w:cs="Times New Roman"/>
          </w:rPr>
          <w:t>g a grey background.</w:t>
        </w:r>
      </w:ins>
    </w:p>
    <w:p w14:paraId="44EE22D3" w14:textId="77777777" w:rsidR="00FD67A8" w:rsidRDefault="00FD67A8" w:rsidP="008043EB">
      <w:pPr>
        <w:spacing w:after="0"/>
        <w:jc w:val="both"/>
        <w:rPr>
          <w:ins w:id="189" w:author="Darcy Webber" w:date="2021-12-14T08:36:00Z"/>
          <w:rFonts w:ascii="Times New Roman" w:hAnsi="Times New Roman" w:cs="Times New Roman"/>
        </w:rPr>
      </w:pPr>
    </w:p>
    <w:p w14:paraId="0135BDD6" w14:textId="77777777" w:rsidR="00817D01" w:rsidRDefault="00817D01" w:rsidP="008043EB">
      <w:pPr>
        <w:spacing w:after="0"/>
        <w:jc w:val="both"/>
        <w:rPr>
          <w:ins w:id="190" w:author="Darcy Webber" w:date="2021-12-13T15:50:00Z"/>
          <w:rFonts w:ascii="Times New Roman" w:hAnsi="Times New Roman" w:cs="Times New Roman"/>
        </w:rPr>
      </w:pPr>
    </w:p>
    <w:p w14:paraId="479A006C" w14:textId="15B6A61C" w:rsidR="00A72854" w:rsidRPr="008043EB" w:rsidDel="008043EB" w:rsidRDefault="00A72854" w:rsidP="002F064B">
      <w:pPr>
        <w:rPr>
          <w:del w:id="191" w:author="Darcy Webber" w:date="2021-12-12T08:18:00Z"/>
          <w:rFonts w:ascii="Times New Roman" w:hAnsi="Times New Roman" w:cs="Times New Roman"/>
          <w:rPrChange w:id="192" w:author="Darcy Webber" w:date="2021-12-13T15:47:00Z">
            <w:rPr>
              <w:del w:id="193" w:author="Darcy Webber" w:date="2021-12-12T08:18:00Z"/>
              <w:rFonts w:ascii="Times New Roman" w:hAnsi="Times New Roman" w:cs="Times New Roman"/>
              <w:sz w:val="24"/>
              <w:szCs w:val="24"/>
            </w:rPr>
          </w:rPrChange>
        </w:rPr>
      </w:pPr>
      <w:bookmarkStart w:id="194" w:name="_Toc90303312"/>
      <w:bookmarkEnd w:id="194"/>
    </w:p>
    <w:p w14:paraId="059DDD4D" w14:textId="688A9F9D" w:rsidR="00547579" w:rsidDel="00817D01" w:rsidRDefault="00547579">
      <w:pPr>
        <w:spacing w:after="0"/>
        <w:jc w:val="both"/>
        <w:rPr>
          <w:del w:id="195" w:author="Darcy Webber" w:date="2021-12-13T15:50:00Z"/>
          <w:szCs w:val="20"/>
        </w:rPr>
        <w:pPrChange w:id="196" w:author="Darcy Webber" w:date="2021-12-13T15:47:00Z">
          <w:pPr/>
        </w:pPrChange>
      </w:pPr>
      <w:del w:id="197" w:author="Darcy Webber" w:date="2021-12-12T08:18:00Z">
        <w:r w:rsidDel="00865821">
          <w:br w:type="page"/>
        </w:r>
      </w:del>
    </w:p>
    <w:p w14:paraId="50C1AF5F" w14:textId="00DF1F71" w:rsidR="00565573" w:rsidDel="00865821" w:rsidRDefault="00565573" w:rsidP="002F064B">
      <w:pPr>
        <w:pStyle w:val="FirstParagraph"/>
        <w:rPr>
          <w:del w:id="198" w:author="Darcy Webber" w:date="2021-12-12T08:18:00Z"/>
        </w:rPr>
      </w:pPr>
      <w:bookmarkStart w:id="199" w:name="_Toc90205256"/>
      <w:bookmarkStart w:id="200" w:name="_Toc90215852"/>
      <w:bookmarkStart w:id="201" w:name="_Toc90303313"/>
      <w:bookmarkStart w:id="202" w:name="function-definitions"/>
      <w:bookmarkEnd w:id="199"/>
      <w:bookmarkEnd w:id="200"/>
      <w:bookmarkEnd w:id="201"/>
    </w:p>
    <w:p w14:paraId="0CBDA890" w14:textId="51F1A96A" w:rsidR="009F4312" w:rsidRDefault="009F4312" w:rsidP="009F4312">
      <w:pPr>
        <w:pStyle w:val="Heading1"/>
        <w:ind w:left="284" w:hanging="284"/>
        <w:rPr>
          <w:ins w:id="203" w:author="Darcy Webber" w:date="2021-12-12T08:18:00Z"/>
        </w:rPr>
      </w:pPr>
      <w:bookmarkStart w:id="204" w:name="_Toc90303314"/>
      <w:ins w:id="205" w:author="Darcy Webber" w:date="2021-12-12T08:18:00Z">
        <w:r>
          <w:t>Methods</w:t>
        </w:r>
        <w:bookmarkEnd w:id="204"/>
      </w:ins>
    </w:p>
    <w:p w14:paraId="62F84EE3" w14:textId="77777777" w:rsidR="009F4312" w:rsidRDefault="009F4312" w:rsidP="009F4312">
      <w:pPr>
        <w:spacing w:after="0"/>
        <w:jc w:val="both"/>
        <w:rPr>
          <w:ins w:id="206" w:author="Darcy Webber" w:date="2021-12-12T08:18:00Z"/>
          <w:rFonts w:ascii="Times New Roman" w:hAnsi="Times New Roman" w:cs="Times New Roman"/>
        </w:rPr>
      </w:pPr>
    </w:p>
    <w:p w14:paraId="2AF6E66A" w14:textId="2FCFA1BE" w:rsidR="00EF2FDB" w:rsidDel="009F4312" w:rsidRDefault="00547579" w:rsidP="009F4312">
      <w:pPr>
        <w:pStyle w:val="Heading2"/>
        <w:rPr>
          <w:del w:id="207" w:author="Darcy Webber" w:date="2021-12-12T08:18:00Z"/>
        </w:rPr>
      </w:pPr>
      <w:del w:id="208" w:author="Darcy Webber" w:date="2021-12-12T08:18:00Z">
        <w:r w:rsidDel="009F4312">
          <w:delText>Functions</w:delText>
        </w:r>
      </w:del>
    </w:p>
    <w:p w14:paraId="6DA775A8" w14:textId="77777777" w:rsidR="00547579" w:rsidRPr="00547579" w:rsidDel="007C21B8" w:rsidRDefault="00547579" w:rsidP="002F064B">
      <w:pPr>
        <w:rPr>
          <w:del w:id="209" w:author="Darcy Webber" w:date="2021-12-12T12:42:00Z"/>
        </w:rPr>
      </w:pPr>
    </w:p>
    <w:p w14:paraId="4C93A0C0" w14:textId="453FD028" w:rsidR="009303A9" w:rsidRPr="009303A9" w:rsidDel="006278C6" w:rsidRDefault="009303A9" w:rsidP="002F064B">
      <w:pPr>
        <w:pStyle w:val="BodyText"/>
        <w:spacing w:after="0"/>
        <w:rPr>
          <w:del w:id="210" w:author="Darcy Webber" w:date="2021-12-12T12:41:00Z"/>
          <w:lang w:val="en-US"/>
        </w:rPr>
      </w:pPr>
      <w:del w:id="211" w:author="Darcy Webber" w:date="2021-12-12T12:41:00Z">
        <w:r w:rsidRPr="009303A9" w:rsidDel="006278C6">
          <w:rPr>
            <w:lang w:val="en-US"/>
          </w:rPr>
          <w:delText>#' Get Fisheries New Zealand standard grid origin</w:delText>
        </w:r>
      </w:del>
    </w:p>
    <w:p w14:paraId="568AC0F0" w14:textId="464388C6" w:rsidR="009303A9" w:rsidRPr="009303A9" w:rsidDel="006278C6" w:rsidRDefault="009303A9" w:rsidP="002F064B">
      <w:pPr>
        <w:pStyle w:val="BodyText"/>
        <w:spacing w:after="0"/>
        <w:rPr>
          <w:del w:id="212" w:author="Darcy Webber" w:date="2021-12-12T12:41:00Z"/>
          <w:lang w:val="en-US"/>
        </w:rPr>
      </w:pPr>
      <w:del w:id="213" w:author="Darcy Webber" w:date="2021-12-12T12:41:00Z">
        <w:r w:rsidRPr="009303A9" w:rsidDel="006278C6">
          <w:rPr>
            <w:lang w:val="en-US"/>
          </w:rPr>
          <w:delText xml:space="preserve">#' </w:delText>
        </w:r>
      </w:del>
    </w:p>
    <w:p w14:paraId="24189334" w14:textId="166D7992" w:rsidR="009303A9" w:rsidRPr="009303A9" w:rsidDel="006278C6" w:rsidRDefault="009303A9" w:rsidP="002F064B">
      <w:pPr>
        <w:pStyle w:val="BodyText"/>
        <w:spacing w:after="0"/>
        <w:rPr>
          <w:del w:id="214" w:author="Darcy Webber" w:date="2021-12-12T12:41:00Z"/>
          <w:lang w:val="en-US"/>
        </w:rPr>
      </w:pPr>
      <w:del w:id="215" w:author="Darcy Webber" w:date="2021-12-12T12:41:00Z">
        <w:r w:rsidRPr="009303A9" w:rsidDel="006278C6">
          <w:rPr>
            <w:lang w:val="en-US"/>
          </w:rPr>
          <w:delText>#' @param cell_size</w:delText>
        </w:r>
      </w:del>
      <w:ins w:id="216" w:author="Sophie Mormede" w:date="2021-12-06T15:14:00Z">
        <w:del w:id="217" w:author="Darcy Webber" w:date="2021-12-12T12:41:00Z">
          <w:r w:rsidR="000E50DF" w:rsidDel="006278C6">
            <w:rPr>
              <w:lang w:val="en-US"/>
            </w:rPr>
            <w:delText>:</w:delText>
          </w:r>
        </w:del>
      </w:ins>
      <w:del w:id="218" w:author="Darcy Webber" w:date="2021-12-12T12:41:00Z">
        <w:r w:rsidRPr="009303A9" w:rsidDel="006278C6">
          <w:rPr>
            <w:lang w:val="en-US"/>
          </w:rPr>
          <w:delText xml:space="preserve"> square grid boundary length in km</w:delText>
        </w:r>
      </w:del>
    </w:p>
    <w:p w14:paraId="5DD3E776" w14:textId="6ED69C82" w:rsidR="009303A9" w:rsidRPr="009303A9" w:rsidDel="006278C6" w:rsidRDefault="009303A9" w:rsidP="002F064B">
      <w:pPr>
        <w:pStyle w:val="BodyText"/>
        <w:spacing w:after="0"/>
        <w:rPr>
          <w:del w:id="219" w:author="Darcy Webber" w:date="2021-12-12T12:41:00Z"/>
          <w:lang w:val="en-US"/>
        </w:rPr>
      </w:pPr>
      <w:del w:id="220" w:author="Darcy Webber" w:date="2021-12-12T12:41:00Z">
        <w:r w:rsidRPr="009303A9" w:rsidDel="006278C6">
          <w:rPr>
            <w:lang w:val="en-US"/>
          </w:rPr>
          <w:delText xml:space="preserve">#' @param </w:delText>
        </w:r>
      </w:del>
      <w:ins w:id="221" w:author="Sophie Mormede" w:date="2021-12-06T15:12:00Z">
        <w:del w:id="222" w:author="Darcy Webber" w:date="2021-12-12T12:41:00Z">
          <w:r w:rsidR="000E50DF" w:rsidDel="006278C6">
            <w:rPr>
              <w:lang w:val="en-US"/>
            </w:rPr>
            <w:delText xml:space="preserve"> </w:delText>
          </w:r>
        </w:del>
      </w:ins>
      <w:del w:id="223" w:author="Darcy Webber" w:date="2021-12-12T12:41:00Z">
        <w:r w:rsidRPr="009303A9" w:rsidDel="006278C6">
          <w:rPr>
            <w:lang w:val="en-US"/>
          </w:rPr>
          <w:delText>bounding_box</w:delText>
        </w:r>
      </w:del>
      <w:ins w:id="224" w:author="Sophie Mormede" w:date="2021-12-06T15:14:00Z">
        <w:del w:id="225" w:author="Darcy Webber" w:date="2021-12-12T12:41:00Z">
          <w:r w:rsidR="000E50DF" w:rsidDel="006278C6">
            <w:rPr>
              <w:lang w:val="en-US"/>
            </w:rPr>
            <w:delText>:</w:delText>
          </w:r>
        </w:del>
      </w:ins>
      <w:del w:id="226" w:author="Darcy Webber" w:date="2021-12-12T12:41:00Z">
        <w:r w:rsidRPr="009303A9" w:rsidDel="006278C6">
          <w:rPr>
            <w:lang w:val="en-US"/>
          </w:rPr>
          <w:delText xml:space="preserve"> limits generated from call to sf::st_bbox()</w:delText>
        </w:r>
      </w:del>
    </w:p>
    <w:p w14:paraId="25639533" w14:textId="42103B43" w:rsidR="009303A9" w:rsidRPr="009303A9" w:rsidDel="006278C6" w:rsidRDefault="009303A9" w:rsidP="002F064B">
      <w:pPr>
        <w:pStyle w:val="BodyText"/>
        <w:spacing w:after="0"/>
        <w:rPr>
          <w:del w:id="227" w:author="Darcy Webber" w:date="2021-12-12T12:41:00Z"/>
          <w:lang w:val="en-US"/>
        </w:rPr>
      </w:pPr>
      <w:del w:id="228" w:author="Darcy Webber" w:date="2021-12-12T12:41:00Z">
        <w:r w:rsidRPr="009303A9" w:rsidDel="006278C6">
          <w:rPr>
            <w:lang w:val="en-US"/>
          </w:rPr>
          <w:delText xml:space="preserve">#' @param </w:delText>
        </w:r>
      </w:del>
      <w:ins w:id="229" w:author="Sophie Mormede" w:date="2021-12-06T15:12:00Z">
        <w:del w:id="230" w:author="Darcy Webber" w:date="2021-12-12T12:41:00Z">
          <w:r w:rsidR="000E50DF" w:rsidDel="006278C6">
            <w:rPr>
              <w:lang w:val="en-US"/>
            </w:rPr>
            <w:delText xml:space="preserve"> </w:delText>
          </w:r>
        </w:del>
      </w:ins>
      <w:del w:id="231" w:author="Darcy Webber" w:date="2021-12-12T12:41:00Z">
        <w:r w:rsidRPr="009303A9" w:rsidDel="006278C6">
          <w:rPr>
            <w:lang w:val="en-US"/>
          </w:rPr>
          <w:delText>anchor</w:delText>
        </w:r>
      </w:del>
      <w:ins w:id="232" w:author="Sophie Mormede" w:date="2021-12-06T15:14:00Z">
        <w:del w:id="233" w:author="Darcy Webber" w:date="2021-12-12T12:41:00Z">
          <w:r w:rsidR="000E50DF" w:rsidDel="006278C6">
            <w:rPr>
              <w:lang w:val="en-US"/>
            </w:rPr>
            <w:delText>:</w:delText>
          </w:r>
        </w:del>
      </w:ins>
      <w:del w:id="234" w:author="Darcy Webber" w:date="2021-12-12T12:41:00Z">
        <w:r w:rsidRPr="009303A9" w:rsidDel="006278C6">
          <w:rPr>
            <w:lang w:val="en-US"/>
          </w:rPr>
          <w:delText xml:space="preserve"> the point to anchor the grid to</w:delText>
        </w:r>
      </w:del>
      <w:ins w:id="235" w:author="Sophie Mormede" w:date="2021-12-06T15:12:00Z">
        <w:del w:id="236" w:author="Darcy Webber" w:date="2021-12-12T12:41:00Z">
          <w:r w:rsidR="000E50DF" w:rsidDel="006278C6">
            <w:rPr>
              <w:lang w:val="en-US"/>
            </w:rPr>
            <w:delText>, as defined above</w:delText>
          </w:r>
        </w:del>
      </w:ins>
    </w:p>
    <w:p w14:paraId="785F9E9D" w14:textId="36CC25EB" w:rsidR="009303A9" w:rsidRPr="009303A9" w:rsidDel="006278C6" w:rsidRDefault="009303A9" w:rsidP="002F064B">
      <w:pPr>
        <w:pStyle w:val="BodyText"/>
        <w:spacing w:after="0"/>
        <w:rPr>
          <w:del w:id="237" w:author="Darcy Webber" w:date="2021-12-12T12:41:00Z"/>
          <w:lang w:val="en-US"/>
        </w:rPr>
      </w:pPr>
      <w:del w:id="238" w:author="Darcy Webber" w:date="2021-12-12T12:41:00Z">
        <w:r w:rsidRPr="009303A9" w:rsidDel="006278C6">
          <w:rPr>
            <w:lang w:val="en-US"/>
          </w:rPr>
          <w:delText>#' @return standard grid origin \code{data.frame}</w:delText>
        </w:r>
      </w:del>
    </w:p>
    <w:p w14:paraId="0754EC1E" w14:textId="771E1E1D" w:rsidR="009303A9" w:rsidRPr="009303A9" w:rsidDel="006278C6" w:rsidRDefault="009303A9" w:rsidP="002F064B">
      <w:pPr>
        <w:pStyle w:val="BodyText"/>
        <w:spacing w:after="0"/>
        <w:rPr>
          <w:del w:id="239" w:author="Darcy Webber" w:date="2021-12-12T12:41:00Z"/>
          <w:lang w:val="en-US"/>
        </w:rPr>
      </w:pPr>
      <w:del w:id="240" w:author="Darcy Webber" w:date="2021-12-12T12:41:00Z">
        <w:r w:rsidRPr="009303A9" w:rsidDel="006278C6">
          <w:rPr>
            <w:lang w:val="en-US"/>
          </w:rPr>
          <w:delText>#'</w:delText>
        </w:r>
      </w:del>
    </w:p>
    <w:p w14:paraId="5FF2F0C5" w14:textId="268B7ED8" w:rsidR="009303A9" w:rsidRPr="009303A9" w:rsidDel="006278C6" w:rsidRDefault="009303A9" w:rsidP="002F064B">
      <w:pPr>
        <w:pStyle w:val="BodyText"/>
        <w:spacing w:after="0"/>
        <w:rPr>
          <w:del w:id="241" w:author="Darcy Webber" w:date="2021-12-12T12:41:00Z"/>
          <w:lang w:val="en-US"/>
        </w:rPr>
      </w:pPr>
      <w:del w:id="242" w:author="Darcy Webber" w:date="2021-12-12T12:41:00Z">
        <w:r w:rsidRPr="009303A9" w:rsidDel="006278C6">
          <w:rPr>
            <w:lang w:val="en-US"/>
          </w:rPr>
          <w:delText>#' @seealso \code{\link{get_standard_grid}}</w:delText>
        </w:r>
      </w:del>
    </w:p>
    <w:p w14:paraId="060BA66A" w14:textId="6D740725" w:rsidR="009303A9" w:rsidRPr="009303A9" w:rsidDel="006278C6" w:rsidRDefault="009303A9" w:rsidP="002F064B">
      <w:pPr>
        <w:pStyle w:val="BodyText"/>
        <w:spacing w:after="0"/>
        <w:rPr>
          <w:del w:id="243" w:author="Darcy Webber" w:date="2021-12-12T12:41:00Z"/>
          <w:lang w:val="en-US"/>
        </w:rPr>
      </w:pPr>
      <w:del w:id="244" w:author="Darcy Webber" w:date="2021-12-12T12:41:00Z">
        <w:r w:rsidRPr="009303A9" w:rsidDel="006278C6">
          <w:rPr>
            <w:lang w:val="en-US"/>
          </w:rPr>
          <w:delText>#' @author Darcy Webber, Sophie Mormede, Charles Edwards</w:delText>
        </w:r>
      </w:del>
    </w:p>
    <w:p w14:paraId="07FBD2C1" w14:textId="7EE06246" w:rsidR="009303A9" w:rsidRPr="009303A9" w:rsidDel="006278C6" w:rsidRDefault="009303A9" w:rsidP="002F064B">
      <w:pPr>
        <w:pStyle w:val="BodyText"/>
        <w:spacing w:after="0"/>
        <w:rPr>
          <w:del w:id="245" w:author="Darcy Webber" w:date="2021-12-12T12:41:00Z"/>
          <w:lang w:val="en-US"/>
        </w:rPr>
      </w:pPr>
      <w:del w:id="246" w:author="Darcy Webber" w:date="2021-12-12T12:41:00Z">
        <w:r w:rsidRPr="009303A9" w:rsidDel="006278C6">
          <w:rPr>
            <w:lang w:val="en-US"/>
          </w:rPr>
          <w:delText>#' @export</w:delText>
        </w:r>
      </w:del>
    </w:p>
    <w:p w14:paraId="62D0E9F6" w14:textId="55748025" w:rsidR="009303A9" w:rsidRPr="009303A9" w:rsidDel="006278C6" w:rsidRDefault="009303A9" w:rsidP="002F064B">
      <w:pPr>
        <w:pStyle w:val="BodyText"/>
        <w:spacing w:after="0"/>
        <w:rPr>
          <w:del w:id="247" w:author="Darcy Webber" w:date="2021-12-12T12:41:00Z"/>
          <w:lang w:val="en-US"/>
        </w:rPr>
      </w:pPr>
      <w:del w:id="248" w:author="Darcy Webber" w:date="2021-12-12T12:41:00Z">
        <w:r w:rsidRPr="009303A9" w:rsidDel="006278C6">
          <w:rPr>
            <w:lang w:val="en-US"/>
          </w:rPr>
          <w:delText xml:space="preserve">#' </w:delText>
        </w:r>
      </w:del>
    </w:p>
    <w:p w14:paraId="7CBE0A11" w14:textId="7164EA4D" w:rsidR="008E7C70" w:rsidDel="006278C6" w:rsidRDefault="008E7C70" w:rsidP="002F064B">
      <w:pPr>
        <w:pStyle w:val="BodyText"/>
        <w:spacing w:after="0"/>
        <w:rPr>
          <w:ins w:id="249" w:author="Sophie Mormede" w:date="2021-12-06T14:56:00Z"/>
          <w:del w:id="250" w:author="Darcy Webber" w:date="2021-12-12T12:41:00Z"/>
          <w:lang w:val="en-US"/>
        </w:rPr>
      </w:pPr>
    </w:p>
    <w:p w14:paraId="66AE4433" w14:textId="32303D72" w:rsidR="008E7C70" w:rsidDel="006278C6" w:rsidRDefault="008E7C70" w:rsidP="002F064B">
      <w:pPr>
        <w:pStyle w:val="BodyText"/>
        <w:spacing w:after="0"/>
        <w:rPr>
          <w:ins w:id="251" w:author="Sophie Mormede" w:date="2021-12-06T14:56:00Z"/>
          <w:del w:id="252" w:author="Darcy Webber" w:date="2021-12-12T12:41:00Z"/>
          <w:lang w:val="en-US"/>
        </w:rPr>
      </w:pPr>
      <w:ins w:id="253" w:author="Sophie Mormede" w:date="2021-12-06T14:56:00Z">
        <w:del w:id="254" w:author="Darcy Webber" w:date="2021-12-12T12:41:00Z">
          <w:r w:rsidDel="006278C6">
            <w:rPr>
              <w:lang w:val="en-US"/>
            </w:rPr>
            <w:delText>require(sf)</w:delText>
          </w:r>
        </w:del>
      </w:ins>
    </w:p>
    <w:p w14:paraId="6DEEE6D6" w14:textId="6A349701" w:rsidR="008E7C70" w:rsidDel="006278C6" w:rsidRDefault="008E7C70" w:rsidP="002F064B">
      <w:pPr>
        <w:pStyle w:val="BodyText"/>
        <w:spacing w:after="0"/>
        <w:rPr>
          <w:ins w:id="255" w:author="Sophie Mormede" w:date="2021-12-06T14:56:00Z"/>
          <w:del w:id="256" w:author="Darcy Webber" w:date="2021-12-12T12:41:00Z"/>
          <w:lang w:val="en-US"/>
        </w:rPr>
      </w:pPr>
      <w:ins w:id="257" w:author="Sophie Mormede" w:date="2021-12-06T14:56:00Z">
        <w:del w:id="258" w:author="Darcy Webber" w:date="2021-12-12T12:41:00Z">
          <w:r w:rsidDel="006278C6">
            <w:rPr>
              <w:lang w:val="en-US"/>
            </w:rPr>
            <w:delText>require(raster)</w:delText>
          </w:r>
        </w:del>
      </w:ins>
    </w:p>
    <w:p w14:paraId="7BD19019" w14:textId="7E91F353" w:rsidR="008E7C70" w:rsidDel="006278C6" w:rsidRDefault="008E7C70" w:rsidP="002F064B">
      <w:pPr>
        <w:pStyle w:val="BodyText"/>
        <w:spacing w:after="0"/>
        <w:rPr>
          <w:ins w:id="259" w:author="Sophie Mormede" w:date="2021-12-06T14:56:00Z"/>
          <w:del w:id="260" w:author="Darcy Webber" w:date="2021-12-12T12:41:00Z"/>
          <w:lang w:val="en-US"/>
        </w:rPr>
      </w:pPr>
    </w:p>
    <w:p w14:paraId="03AC76E2" w14:textId="042004E9" w:rsidR="009303A9" w:rsidRPr="009303A9" w:rsidDel="006278C6" w:rsidRDefault="009303A9" w:rsidP="002F064B">
      <w:pPr>
        <w:pStyle w:val="BodyText"/>
        <w:spacing w:after="0"/>
        <w:rPr>
          <w:del w:id="261" w:author="Darcy Webber" w:date="2021-12-12T12:41:00Z"/>
          <w:lang w:val="en-US"/>
        </w:rPr>
      </w:pPr>
      <w:del w:id="262" w:author="Darcy Webber" w:date="2021-12-12T12:41:00Z">
        <w:r w:rsidRPr="009303A9" w:rsidDel="006278C6">
          <w:rPr>
            <w:lang w:val="en-US"/>
          </w:rPr>
          <w:delText>get_standard_grid_origin &lt;- function(cell_size, bounding_box, anchor = c(0, 422600)) {</w:delText>
        </w:r>
      </w:del>
    </w:p>
    <w:p w14:paraId="26B25491" w14:textId="69563C04" w:rsidR="009303A9" w:rsidRPr="009303A9" w:rsidDel="006278C6" w:rsidRDefault="009303A9" w:rsidP="002F064B">
      <w:pPr>
        <w:pStyle w:val="BodyText"/>
        <w:spacing w:after="0"/>
        <w:rPr>
          <w:del w:id="263" w:author="Darcy Webber" w:date="2021-12-12T12:41:00Z"/>
          <w:lang w:val="en-US"/>
        </w:rPr>
      </w:pPr>
      <w:del w:id="264" w:author="Darcy Webber" w:date="2021-12-12T12:41:00Z">
        <w:r w:rsidRPr="009303A9" w:rsidDel="006278C6">
          <w:rPr>
            <w:lang w:val="en-US"/>
          </w:rPr>
          <w:delText xml:space="preserve">    cell_size_m &lt;- cell_size * 1000</w:delText>
        </w:r>
      </w:del>
    </w:p>
    <w:p w14:paraId="49F06854" w14:textId="1643B5EA" w:rsidR="009303A9" w:rsidRPr="009303A9" w:rsidDel="006278C6" w:rsidRDefault="009303A9" w:rsidP="002F064B">
      <w:pPr>
        <w:pStyle w:val="BodyText"/>
        <w:spacing w:after="0"/>
        <w:rPr>
          <w:del w:id="265" w:author="Darcy Webber" w:date="2021-12-12T12:41:00Z"/>
          <w:lang w:val="en-US"/>
        </w:rPr>
      </w:pPr>
      <w:del w:id="266" w:author="Darcy Webber" w:date="2021-12-12T12:41:00Z">
        <w:r w:rsidRPr="009303A9" w:rsidDel="006278C6">
          <w:rPr>
            <w:lang w:val="en-US"/>
          </w:rPr>
          <w:delText xml:space="preserve">    stnd_cell_size &lt;- c(250, 500, 1000, 2000, 4000, 8000, 16000, 32000, 64000)</w:delText>
        </w:r>
      </w:del>
    </w:p>
    <w:p w14:paraId="5EF75068" w14:textId="70F9E606" w:rsidR="009303A9" w:rsidRPr="009303A9" w:rsidDel="006278C6" w:rsidRDefault="009303A9" w:rsidP="002F064B">
      <w:pPr>
        <w:pStyle w:val="BodyText"/>
        <w:spacing w:after="0"/>
        <w:rPr>
          <w:del w:id="267" w:author="Darcy Webber" w:date="2021-12-12T12:41:00Z"/>
          <w:lang w:val="en-US"/>
        </w:rPr>
      </w:pPr>
      <w:del w:id="268" w:author="Darcy Webber" w:date="2021-12-12T12:41:00Z">
        <w:r w:rsidRPr="009303A9" w:rsidDel="006278C6">
          <w:rPr>
            <w:lang w:val="en-US"/>
          </w:rPr>
          <w:delText xml:space="preserve">    if (!cell_size</w:delText>
        </w:r>
      </w:del>
      <w:ins w:id="269" w:author="Sophie Mormede" w:date="2021-12-06T14:56:00Z">
        <w:del w:id="270" w:author="Darcy Webber" w:date="2021-12-12T12:41:00Z">
          <w:r w:rsidR="008E7C70" w:rsidDel="006278C6">
            <w:rPr>
              <w:lang w:val="en-US"/>
            </w:rPr>
            <w:delText>_m</w:delText>
          </w:r>
        </w:del>
      </w:ins>
      <w:del w:id="271" w:author="Darcy Webber" w:date="2021-12-12T12:41:00Z">
        <w:r w:rsidRPr="009303A9" w:rsidDel="006278C6">
          <w:rPr>
            <w:lang w:val="en-US"/>
          </w:rPr>
          <w:delText xml:space="preserve"> %in% stnd_cell_size) {</w:delText>
        </w:r>
      </w:del>
    </w:p>
    <w:p w14:paraId="50D49161" w14:textId="53F93CA8" w:rsidR="009303A9" w:rsidRPr="009303A9" w:rsidDel="006278C6" w:rsidRDefault="009303A9" w:rsidP="002F064B">
      <w:pPr>
        <w:pStyle w:val="BodyText"/>
        <w:spacing w:after="0"/>
        <w:rPr>
          <w:del w:id="272" w:author="Darcy Webber" w:date="2021-12-12T12:41:00Z"/>
          <w:lang w:val="en-US"/>
        </w:rPr>
      </w:pPr>
      <w:del w:id="273" w:author="Darcy Webber" w:date="2021-12-12T12:41:00Z">
        <w:r w:rsidRPr="009303A9" w:rsidDel="006278C6">
          <w:rPr>
            <w:lang w:val="en-US"/>
          </w:rPr>
          <w:delText xml:space="preserve">    warning(paste0("The chosen grid size does not conform to the standard grid specification, consider setting cell_size to one of: ", paste(stnd_cell_size / 1000, collapse = ", "), "."))</w:delText>
        </w:r>
      </w:del>
    </w:p>
    <w:p w14:paraId="05DA09CA" w14:textId="4FA814A6" w:rsidR="009303A9" w:rsidRPr="009303A9" w:rsidDel="006278C6" w:rsidRDefault="009303A9" w:rsidP="002F064B">
      <w:pPr>
        <w:pStyle w:val="BodyText"/>
        <w:spacing w:after="0"/>
        <w:rPr>
          <w:del w:id="274" w:author="Darcy Webber" w:date="2021-12-12T12:41:00Z"/>
          <w:lang w:val="en-US"/>
        </w:rPr>
      </w:pPr>
      <w:del w:id="275" w:author="Darcy Webber" w:date="2021-12-12T12:41:00Z">
        <w:r w:rsidRPr="009303A9" w:rsidDel="006278C6">
          <w:rPr>
            <w:lang w:val="en-US"/>
          </w:rPr>
          <w:delText xml:space="preserve">  }</w:delText>
        </w:r>
      </w:del>
    </w:p>
    <w:p w14:paraId="18B62BCE" w14:textId="7E2D14C5" w:rsidR="009303A9" w:rsidRPr="009303A9" w:rsidDel="006278C6" w:rsidRDefault="009303A9" w:rsidP="002F064B">
      <w:pPr>
        <w:pStyle w:val="BodyText"/>
        <w:spacing w:after="0"/>
        <w:rPr>
          <w:del w:id="276" w:author="Darcy Webber" w:date="2021-12-12T12:41:00Z"/>
          <w:lang w:val="en-US"/>
        </w:rPr>
      </w:pPr>
    </w:p>
    <w:p w14:paraId="1FBB31C3" w14:textId="0C7553E9" w:rsidR="009303A9" w:rsidRPr="009303A9" w:rsidDel="006278C6" w:rsidRDefault="009303A9" w:rsidP="002F064B">
      <w:pPr>
        <w:pStyle w:val="BodyText"/>
        <w:spacing w:after="0"/>
        <w:rPr>
          <w:del w:id="277" w:author="Darcy Webber" w:date="2021-12-12T12:41:00Z"/>
          <w:lang w:val="en-US"/>
        </w:rPr>
      </w:pPr>
      <w:del w:id="278" w:author="Darcy Webber" w:date="2021-12-12T12:41:00Z">
        <w:r w:rsidRPr="009303A9" w:rsidDel="006278C6">
          <w:rPr>
            <w:lang w:val="en-US"/>
          </w:rPr>
          <w:delText xml:space="preserve">  bb_xmin &lt;- as.numeric(bounding_box$xmin)</w:delText>
        </w:r>
      </w:del>
    </w:p>
    <w:p w14:paraId="6B70DAF5" w14:textId="426F5701" w:rsidR="009303A9" w:rsidRPr="009303A9" w:rsidDel="006278C6" w:rsidRDefault="009303A9" w:rsidP="002F064B">
      <w:pPr>
        <w:pStyle w:val="BodyText"/>
        <w:spacing w:after="0"/>
        <w:rPr>
          <w:del w:id="279" w:author="Darcy Webber" w:date="2021-12-12T12:41:00Z"/>
          <w:lang w:val="en-US"/>
        </w:rPr>
      </w:pPr>
      <w:del w:id="280" w:author="Darcy Webber" w:date="2021-12-12T12:41:00Z">
        <w:r w:rsidRPr="009303A9" w:rsidDel="006278C6">
          <w:rPr>
            <w:lang w:val="en-US"/>
          </w:rPr>
          <w:delText xml:space="preserve">  bb_xmax &lt;- as.numeric(bounding_box$xmax)</w:delText>
        </w:r>
      </w:del>
    </w:p>
    <w:p w14:paraId="638CD007" w14:textId="220C7038" w:rsidR="009303A9" w:rsidRPr="009303A9" w:rsidDel="006278C6" w:rsidRDefault="009303A9" w:rsidP="002F064B">
      <w:pPr>
        <w:pStyle w:val="BodyText"/>
        <w:spacing w:after="0"/>
        <w:rPr>
          <w:del w:id="281" w:author="Darcy Webber" w:date="2021-12-12T12:41:00Z"/>
          <w:lang w:val="en-US"/>
        </w:rPr>
      </w:pPr>
      <w:del w:id="282" w:author="Darcy Webber" w:date="2021-12-12T12:41:00Z">
        <w:r w:rsidRPr="009303A9" w:rsidDel="006278C6">
          <w:rPr>
            <w:lang w:val="en-US"/>
          </w:rPr>
          <w:delText xml:space="preserve">  bb_ymin &lt;- as.numeric(bounding_box$ymin)</w:delText>
        </w:r>
      </w:del>
    </w:p>
    <w:p w14:paraId="2C159375" w14:textId="129E9C52" w:rsidR="009303A9" w:rsidRPr="009303A9" w:rsidDel="006278C6" w:rsidRDefault="009303A9" w:rsidP="002F064B">
      <w:pPr>
        <w:pStyle w:val="BodyText"/>
        <w:spacing w:after="0"/>
        <w:rPr>
          <w:del w:id="283" w:author="Darcy Webber" w:date="2021-12-12T12:41:00Z"/>
          <w:lang w:val="en-US"/>
        </w:rPr>
      </w:pPr>
      <w:del w:id="284" w:author="Darcy Webber" w:date="2021-12-12T12:41:00Z">
        <w:r w:rsidRPr="009303A9" w:rsidDel="006278C6">
          <w:rPr>
            <w:lang w:val="en-US"/>
          </w:rPr>
          <w:delText xml:space="preserve">  bb_ymax &lt;- as.numeric(bounding_box$ymax)</w:delText>
        </w:r>
      </w:del>
    </w:p>
    <w:p w14:paraId="52C6AD18" w14:textId="44116B83" w:rsidR="009303A9" w:rsidRPr="009303A9" w:rsidDel="006278C6" w:rsidRDefault="009303A9" w:rsidP="002F064B">
      <w:pPr>
        <w:pStyle w:val="BodyText"/>
        <w:spacing w:after="0"/>
        <w:rPr>
          <w:del w:id="285" w:author="Darcy Webber" w:date="2021-12-12T12:41:00Z"/>
          <w:lang w:val="en-US"/>
        </w:rPr>
      </w:pPr>
      <w:del w:id="286" w:author="Darcy Webber" w:date="2021-12-12T12:41:00Z">
        <w:r w:rsidRPr="009303A9" w:rsidDel="006278C6">
          <w:rPr>
            <w:lang w:val="en-US"/>
          </w:rPr>
          <w:delText xml:space="preserve">  </w:delText>
        </w:r>
      </w:del>
    </w:p>
    <w:p w14:paraId="2AEB5766" w14:textId="6D4AA370" w:rsidR="009303A9" w:rsidRPr="009303A9" w:rsidDel="006278C6" w:rsidRDefault="009303A9" w:rsidP="002F064B">
      <w:pPr>
        <w:pStyle w:val="BodyText"/>
        <w:spacing w:after="0"/>
        <w:rPr>
          <w:del w:id="287" w:author="Darcy Webber" w:date="2021-12-12T12:41:00Z"/>
          <w:lang w:val="en-US"/>
        </w:rPr>
      </w:pPr>
      <w:del w:id="288" w:author="Darcy Webber" w:date="2021-12-12T12:41:00Z">
        <w:r w:rsidRPr="009303A9" w:rsidDel="006278C6">
          <w:rPr>
            <w:lang w:val="en-US"/>
          </w:rPr>
          <w:delText xml:space="preserve">  x &lt;- data.frame(cell_size_m = cell_size_m,</w:delText>
        </w:r>
      </w:del>
    </w:p>
    <w:p w14:paraId="2184AA31" w14:textId="65293C06" w:rsidR="009303A9" w:rsidRPr="009303A9" w:rsidDel="006278C6" w:rsidRDefault="009303A9" w:rsidP="002F064B">
      <w:pPr>
        <w:pStyle w:val="BodyText"/>
        <w:spacing w:after="0"/>
        <w:rPr>
          <w:del w:id="289" w:author="Darcy Webber" w:date="2021-12-12T12:41:00Z"/>
          <w:lang w:val="en-US"/>
        </w:rPr>
      </w:pPr>
      <w:del w:id="290" w:author="Darcy Webber" w:date="2021-12-12T12:41:00Z">
        <w:r w:rsidRPr="009303A9" w:rsidDel="006278C6">
          <w:rPr>
            <w:lang w:val="en-US"/>
          </w:rPr>
          <w:delText xml:space="preserve">                  cell_size_m2 = cell_size_m^2,</w:delText>
        </w:r>
      </w:del>
    </w:p>
    <w:p w14:paraId="7981CDDF" w14:textId="20D5D856" w:rsidR="009303A9" w:rsidRPr="009303A9" w:rsidDel="006278C6" w:rsidRDefault="009303A9" w:rsidP="002F064B">
      <w:pPr>
        <w:pStyle w:val="BodyText"/>
        <w:spacing w:after="0"/>
        <w:rPr>
          <w:del w:id="291" w:author="Darcy Webber" w:date="2021-12-12T12:41:00Z"/>
          <w:lang w:val="en-US"/>
        </w:rPr>
      </w:pPr>
      <w:del w:id="292" w:author="Darcy Webber" w:date="2021-12-12T12:41:00Z">
        <w:r w:rsidRPr="009303A9" w:rsidDel="006278C6">
          <w:rPr>
            <w:lang w:val="en-US"/>
          </w:rPr>
          <w:delText xml:space="preserve">                  grid_size_km = cell_size, </w:delText>
        </w:r>
      </w:del>
    </w:p>
    <w:p w14:paraId="03C3ED6F" w14:textId="03ACD055" w:rsidR="009303A9" w:rsidRPr="009303A9" w:rsidDel="006278C6" w:rsidRDefault="009303A9" w:rsidP="002F064B">
      <w:pPr>
        <w:pStyle w:val="BodyText"/>
        <w:spacing w:after="0"/>
        <w:rPr>
          <w:del w:id="293" w:author="Darcy Webber" w:date="2021-12-12T12:41:00Z"/>
          <w:lang w:val="en-US"/>
        </w:rPr>
      </w:pPr>
      <w:del w:id="294" w:author="Darcy Webber" w:date="2021-12-12T12:41:00Z">
        <w:r w:rsidRPr="009303A9" w:rsidDel="006278C6">
          <w:rPr>
            <w:lang w:val="en-US"/>
          </w:rPr>
          <w:delText xml:space="preserve">                  grid_size_km2 = cell_size^2, </w:delText>
        </w:r>
      </w:del>
    </w:p>
    <w:p w14:paraId="0E7873E6" w14:textId="619F1B95" w:rsidR="009303A9" w:rsidRPr="009303A9" w:rsidDel="006278C6" w:rsidRDefault="009303A9" w:rsidP="002F064B">
      <w:pPr>
        <w:pStyle w:val="BodyText"/>
        <w:spacing w:after="0"/>
        <w:rPr>
          <w:del w:id="295" w:author="Darcy Webber" w:date="2021-12-12T12:41:00Z"/>
          <w:lang w:val="en-US"/>
        </w:rPr>
      </w:pPr>
      <w:del w:id="296" w:author="Darcy Webber" w:date="2021-12-12T12:41:00Z">
        <w:r w:rsidRPr="009303A9" w:rsidDel="006278C6">
          <w:rPr>
            <w:lang w:val="en-US"/>
          </w:rPr>
          <w:delText xml:space="preserve">                  xmin = -ceiling((-bb_xmin - anchor[1]) / cell_size_m) * cell_size_m - anchor[1],</w:delText>
        </w:r>
      </w:del>
    </w:p>
    <w:p w14:paraId="3E02F75A" w14:textId="756DBAA1" w:rsidR="009303A9" w:rsidRPr="009303A9" w:rsidDel="006278C6" w:rsidRDefault="009303A9" w:rsidP="002F064B">
      <w:pPr>
        <w:pStyle w:val="BodyText"/>
        <w:spacing w:after="0"/>
        <w:rPr>
          <w:del w:id="297" w:author="Darcy Webber" w:date="2021-12-12T12:41:00Z"/>
          <w:lang w:val="en-US"/>
        </w:rPr>
      </w:pPr>
      <w:del w:id="298" w:author="Darcy Webber" w:date="2021-12-12T12:41:00Z">
        <w:r w:rsidRPr="009303A9" w:rsidDel="006278C6">
          <w:rPr>
            <w:lang w:val="en-US"/>
          </w:rPr>
          <w:delText xml:space="preserve">                  xmax = -floor((-(bb_xmax + anchor[1])) / cell_size_m) * cell_size_m - anchor[1],</w:delText>
        </w:r>
      </w:del>
    </w:p>
    <w:p w14:paraId="12D80566" w14:textId="72FA435B" w:rsidR="009303A9" w:rsidRPr="009303A9" w:rsidDel="006278C6" w:rsidRDefault="009303A9" w:rsidP="002F064B">
      <w:pPr>
        <w:pStyle w:val="BodyText"/>
        <w:spacing w:after="0"/>
        <w:rPr>
          <w:del w:id="299" w:author="Darcy Webber" w:date="2021-12-12T12:41:00Z"/>
          <w:lang w:val="en-US"/>
        </w:rPr>
      </w:pPr>
      <w:del w:id="300" w:author="Darcy Webber" w:date="2021-12-12T12:41:00Z">
        <w:r w:rsidRPr="009303A9" w:rsidDel="006278C6">
          <w:rPr>
            <w:lang w:val="en-US"/>
          </w:rPr>
          <w:delText xml:space="preserve">                  ymin = -ceiling((-bb_ymin - anchor[2]) / cell_size_m) * cell_size_m - anchor[2],</w:delText>
        </w:r>
      </w:del>
    </w:p>
    <w:p w14:paraId="0453DB65" w14:textId="6EAF50E0" w:rsidR="009303A9" w:rsidRPr="009303A9" w:rsidDel="006278C6" w:rsidRDefault="009303A9" w:rsidP="002F064B">
      <w:pPr>
        <w:pStyle w:val="BodyText"/>
        <w:spacing w:after="0"/>
        <w:rPr>
          <w:del w:id="301" w:author="Darcy Webber" w:date="2021-12-12T12:41:00Z"/>
          <w:lang w:val="en-US"/>
        </w:rPr>
      </w:pPr>
      <w:del w:id="302" w:author="Darcy Webber" w:date="2021-12-12T12:41:00Z">
        <w:r w:rsidRPr="009303A9" w:rsidDel="006278C6">
          <w:rPr>
            <w:lang w:val="en-US"/>
          </w:rPr>
          <w:delText xml:space="preserve">                  ymax = -floor((-(bb_ymax + anchor[2])) / cell_size_m) * cell_size_m - anchor[2])</w:delText>
        </w:r>
      </w:del>
    </w:p>
    <w:p w14:paraId="20147428" w14:textId="56BE9284" w:rsidR="009303A9" w:rsidRPr="009303A9" w:rsidDel="006278C6" w:rsidRDefault="009303A9" w:rsidP="002F064B">
      <w:pPr>
        <w:pStyle w:val="BodyText"/>
        <w:spacing w:after="0"/>
        <w:rPr>
          <w:del w:id="303" w:author="Darcy Webber" w:date="2021-12-12T12:41:00Z"/>
          <w:lang w:val="en-US"/>
        </w:rPr>
      </w:pPr>
    </w:p>
    <w:p w14:paraId="4BB8DA6D" w14:textId="0AF449CC" w:rsidR="009303A9" w:rsidRPr="009303A9" w:rsidDel="006278C6" w:rsidRDefault="009303A9" w:rsidP="002F064B">
      <w:pPr>
        <w:pStyle w:val="BodyText"/>
        <w:spacing w:after="0"/>
        <w:rPr>
          <w:del w:id="304" w:author="Darcy Webber" w:date="2021-12-12T12:41:00Z"/>
          <w:lang w:val="en-US"/>
        </w:rPr>
      </w:pPr>
      <w:del w:id="305" w:author="Darcy Webber" w:date="2021-12-12T12:41:00Z">
        <w:r w:rsidRPr="009303A9" w:rsidDel="006278C6">
          <w:rPr>
            <w:lang w:val="en-US"/>
          </w:rPr>
          <w:delText xml:space="preserve">  return(x)</w:delText>
        </w:r>
      </w:del>
    </w:p>
    <w:p w14:paraId="0DA074C6" w14:textId="53C84BC3" w:rsidR="009303A9" w:rsidRPr="009303A9" w:rsidDel="006278C6" w:rsidRDefault="009303A9" w:rsidP="002F064B">
      <w:pPr>
        <w:pStyle w:val="BodyText"/>
        <w:spacing w:after="0"/>
        <w:rPr>
          <w:del w:id="306" w:author="Darcy Webber" w:date="2021-12-12T12:41:00Z"/>
          <w:lang w:val="en-US"/>
        </w:rPr>
      </w:pPr>
      <w:del w:id="307" w:author="Darcy Webber" w:date="2021-12-12T12:41:00Z">
        <w:r w:rsidRPr="009303A9" w:rsidDel="006278C6">
          <w:rPr>
            <w:lang w:val="en-US"/>
          </w:rPr>
          <w:delText>}</w:delText>
        </w:r>
      </w:del>
    </w:p>
    <w:p w14:paraId="5FAC75FE" w14:textId="460F6190" w:rsidR="009303A9" w:rsidRPr="009303A9" w:rsidDel="006278C6" w:rsidRDefault="009303A9" w:rsidP="002F064B">
      <w:pPr>
        <w:pStyle w:val="BodyText"/>
        <w:spacing w:after="0"/>
        <w:rPr>
          <w:del w:id="308" w:author="Darcy Webber" w:date="2021-12-12T12:41:00Z"/>
          <w:lang w:val="en-US"/>
        </w:rPr>
      </w:pPr>
    </w:p>
    <w:p w14:paraId="76377599" w14:textId="571EB677" w:rsidR="009303A9" w:rsidRPr="009303A9" w:rsidDel="006278C6" w:rsidRDefault="009303A9" w:rsidP="002F064B">
      <w:pPr>
        <w:pStyle w:val="BodyText"/>
        <w:spacing w:after="0"/>
        <w:rPr>
          <w:del w:id="309" w:author="Darcy Webber" w:date="2021-12-12T12:41:00Z"/>
          <w:lang w:val="en-US"/>
        </w:rPr>
      </w:pPr>
    </w:p>
    <w:p w14:paraId="48A7771A" w14:textId="3161C661" w:rsidR="009303A9" w:rsidRPr="009303A9" w:rsidDel="006278C6" w:rsidRDefault="009303A9" w:rsidP="002F064B">
      <w:pPr>
        <w:pStyle w:val="BodyText"/>
        <w:spacing w:after="0"/>
        <w:rPr>
          <w:del w:id="310" w:author="Darcy Webber" w:date="2021-12-12T12:41:00Z"/>
          <w:lang w:val="en-US"/>
        </w:rPr>
      </w:pPr>
      <w:del w:id="311" w:author="Darcy Webber" w:date="2021-12-12T12:41:00Z">
        <w:r w:rsidRPr="009303A9" w:rsidDel="006278C6">
          <w:rPr>
            <w:lang w:val="en-US"/>
          </w:rPr>
          <w:delText>#</w:delText>
        </w:r>
      </w:del>
      <w:ins w:id="312" w:author="Sophie Mormede" w:date="2021-12-06T15:13:00Z">
        <w:del w:id="313" w:author="Darcy Webber" w:date="2021-12-12T12:41:00Z">
          <w:r w:rsidR="000E50DF" w:rsidDel="006278C6">
            <w:rPr>
              <w:lang w:val="en-US"/>
            </w:rPr>
            <w:delText xml:space="preserve"> </w:delText>
          </w:r>
        </w:del>
      </w:ins>
      <w:del w:id="314" w:author="Darcy Webber" w:date="2021-12-12T12:41:00Z">
        <w:r w:rsidRPr="009303A9" w:rsidDel="006278C6">
          <w:rPr>
            <w:lang w:val="en-US"/>
          </w:rPr>
          <w:delText>' Get Fisheries New Zealand standard grid definitions</w:delText>
        </w:r>
      </w:del>
    </w:p>
    <w:p w14:paraId="5B90F87C" w14:textId="7B49AA81" w:rsidR="009303A9" w:rsidRPr="009303A9" w:rsidDel="006278C6" w:rsidRDefault="009303A9" w:rsidP="002F064B">
      <w:pPr>
        <w:pStyle w:val="BodyText"/>
        <w:spacing w:after="0"/>
        <w:rPr>
          <w:del w:id="315" w:author="Darcy Webber" w:date="2021-12-12T12:41:00Z"/>
          <w:lang w:val="en-US"/>
        </w:rPr>
      </w:pPr>
      <w:del w:id="316" w:author="Darcy Webber" w:date="2021-12-12T12:41:00Z">
        <w:r w:rsidRPr="009303A9" w:rsidDel="006278C6">
          <w:rPr>
            <w:lang w:val="en-US"/>
          </w:rPr>
          <w:delText xml:space="preserve">#' </w:delText>
        </w:r>
      </w:del>
    </w:p>
    <w:p w14:paraId="6399974B" w14:textId="44B9BBE5" w:rsidR="009303A9" w:rsidRPr="009303A9" w:rsidDel="006278C6" w:rsidRDefault="009303A9" w:rsidP="002F064B">
      <w:pPr>
        <w:pStyle w:val="BodyText"/>
        <w:spacing w:after="0"/>
        <w:rPr>
          <w:del w:id="317" w:author="Darcy Webber" w:date="2021-12-12T12:41:00Z"/>
          <w:lang w:val="en-US"/>
        </w:rPr>
      </w:pPr>
      <w:del w:id="318" w:author="Darcy Webber" w:date="2021-12-12T12:41:00Z">
        <w:r w:rsidRPr="009303A9" w:rsidDel="006278C6">
          <w:rPr>
            <w:lang w:val="en-US"/>
          </w:rPr>
          <w:delText>#' @inheritParams get_standard_grid_origin</w:delText>
        </w:r>
      </w:del>
    </w:p>
    <w:p w14:paraId="164E07D1" w14:textId="31590EEC" w:rsidR="009303A9" w:rsidRPr="009303A9" w:rsidDel="006278C6" w:rsidRDefault="009303A9" w:rsidP="002F064B">
      <w:pPr>
        <w:pStyle w:val="BodyText"/>
        <w:spacing w:after="0"/>
        <w:rPr>
          <w:del w:id="319" w:author="Darcy Webber" w:date="2021-12-12T12:41:00Z"/>
          <w:lang w:val="en-US"/>
        </w:rPr>
      </w:pPr>
      <w:del w:id="320" w:author="Darcy Webber" w:date="2021-12-12T12:41:00Z">
        <w:r w:rsidRPr="009303A9" w:rsidDel="006278C6">
          <w:rPr>
            <w:lang w:val="en-US"/>
          </w:rPr>
          <w:delText>#' @param</w:delText>
        </w:r>
      </w:del>
      <w:ins w:id="321" w:author="Sophie Mormede" w:date="2021-12-06T15:13:00Z">
        <w:del w:id="322" w:author="Darcy Webber" w:date="2021-12-12T12:41:00Z">
          <w:r w:rsidR="000E50DF" w:rsidDel="006278C6">
            <w:rPr>
              <w:lang w:val="en-US"/>
            </w:rPr>
            <w:delText xml:space="preserve"> </w:delText>
          </w:r>
        </w:del>
      </w:ins>
      <w:del w:id="323" w:author="Darcy Webber" w:date="2021-12-12T12:41:00Z">
        <w:r w:rsidRPr="009303A9" w:rsidDel="006278C6">
          <w:rPr>
            <w:lang w:val="en-US"/>
          </w:rPr>
          <w:delText xml:space="preserve"> return_raster</w:delText>
        </w:r>
      </w:del>
      <w:ins w:id="324" w:author="Sophie Mormede" w:date="2021-12-06T15:14:00Z">
        <w:del w:id="325" w:author="Darcy Webber" w:date="2021-12-12T12:41:00Z">
          <w:r w:rsidR="000E50DF" w:rsidDel="006278C6">
            <w:rPr>
              <w:lang w:val="en-US"/>
            </w:rPr>
            <w:delText>:</w:delText>
          </w:r>
        </w:del>
      </w:ins>
      <w:del w:id="326" w:author="Darcy Webber" w:date="2021-12-12T12:41:00Z">
        <w:r w:rsidRPr="009303A9" w:rsidDel="006278C6">
          <w:rPr>
            <w:lang w:val="en-US"/>
          </w:rPr>
          <w:delText xml:space="preserve"> return a raster or polygons</w:delText>
        </w:r>
      </w:del>
    </w:p>
    <w:p w14:paraId="4A8EA229" w14:textId="13C53592" w:rsidR="009303A9" w:rsidRPr="009303A9" w:rsidDel="006278C6" w:rsidRDefault="009303A9" w:rsidP="002F064B">
      <w:pPr>
        <w:pStyle w:val="BodyText"/>
        <w:spacing w:after="0"/>
        <w:rPr>
          <w:del w:id="327" w:author="Darcy Webber" w:date="2021-12-12T12:41:00Z"/>
          <w:lang w:val="en-US"/>
        </w:rPr>
      </w:pPr>
      <w:del w:id="328" w:author="Darcy Webber" w:date="2021-12-12T12:41:00Z">
        <w:r w:rsidRPr="009303A9" w:rsidDel="006278C6">
          <w:rPr>
            <w:lang w:val="en-US"/>
          </w:rPr>
          <w:delText>#' @return New Zealand's standard grid polygon as a \code{sf} object or as a raster.</w:delText>
        </w:r>
      </w:del>
    </w:p>
    <w:p w14:paraId="5CEFD270" w14:textId="40FC21FF" w:rsidR="009303A9" w:rsidRPr="009303A9" w:rsidDel="006278C6" w:rsidRDefault="009303A9" w:rsidP="002F064B">
      <w:pPr>
        <w:pStyle w:val="BodyText"/>
        <w:spacing w:after="0"/>
        <w:rPr>
          <w:del w:id="329" w:author="Darcy Webber" w:date="2021-12-12T12:41:00Z"/>
          <w:lang w:val="en-US"/>
        </w:rPr>
      </w:pPr>
      <w:del w:id="330" w:author="Darcy Webber" w:date="2021-12-12T12:41:00Z">
        <w:r w:rsidRPr="009303A9" w:rsidDel="006278C6">
          <w:rPr>
            <w:lang w:val="en-US"/>
          </w:rPr>
          <w:delText>#'</w:delText>
        </w:r>
      </w:del>
    </w:p>
    <w:p w14:paraId="776900D4" w14:textId="107EC76F" w:rsidR="009303A9" w:rsidRPr="009303A9" w:rsidDel="006278C6" w:rsidRDefault="009303A9" w:rsidP="002F064B">
      <w:pPr>
        <w:pStyle w:val="BodyText"/>
        <w:spacing w:after="0"/>
        <w:rPr>
          <w:del w:id="331" w:author="Darcy Webber" w:date="2021-12-12T12:41:00Z"/>
          <w:lang w:val="en-US"/>
        </w:rPr>
      </w:pPr>
      <w:del w:id="332" w:author="Darcy Webber" w:date="2021-12-12T12:41:00Z">
        <w:r w:rsidRPr="009303A9" w:rsidDel="006278C6">
          <w:rPr>
            <w:lang w:val="en-US"/>
          </w:rPr>
          <w:delText>#' @seealso \code{\link{get_standard_grid_origin}}</w:delText>
        </w:r>
      </w:del>
    </w:p>
    <w:p w14:paraId="1251C5AC" w14:textId="565C5955" w:rsidR="009303A9" w:rsidRPr="009303A9" w:rsidDel="006278C6" w:rsidRDefault="009303A9" w:rsidP="002F064B">
      <w:pPr>
        <w:pStyle w:val="BodyText"/>
        <w:spacing w:after="0"/>
        <w:rPr>
          <w:del w:id="333" w:author="Darcy Webber" w:date="2021-12-12T12:41:00Z"/>
          <w:lang w:val="en-US"/>
        </w:rPr>
      </w:pPr>
      <w:del w:id="334" w:author="Darcy Webber" w:date="2021-12-12T12:41:00Z">
        <w:r w:rsidRPr="009303A9" w:rsidDel="006278C6">
          <w:rPr>
            <w:lang w:val="en-US"/>
          </w:rPr>
          <w:delText>#' @author Darcy Webber, Sophie Mormede, Charles Edwards</w:delText>
        </w:r>
      </w:del>
    </w:p>
    <w:p w14:paraId="66190650" w14:textId="231141F7" w:rsidR="009303A9" w:rsidRPr="009303A9" w:rsidDel="006278C6" w:rsidRDefault="009303A9" w:rsidP="002F064B">
      <w:pPr>
        <w:pStyle w:val="BodyText"/>
        <w:spacing w:after="0"/>
        <w:rPr>
          <w:del w:id="335" w:author="Darcy Webber" w:date="2021-12-12T12:41:00Z"/>
          <w:lang w:val="en-US"/>
        </w:rPr>
      </w:pPr>
      <w:del w:id="336" w:author="Darcy Webber" w:date="2021-12-12T12:41:00Z">
        <w:r w:rsidRPr="009303A9" w:rsidDel="006278C6">
          <w:rPr>
            <w:lang w:val="en-US"/>
          </w:rPr>
          <w:delText xml:space="preserve">#' </w:delText>
        </w:r>
      </w:del>
    </w:p>
    <w:p w14:paraId="6914190E" w14:textId="25DC58A1" w:rsidR="009303A9" w:rsidRPr="009303A9" w:rsidDel="006278C6" w:rsidRDefault="009303A9" w:rsidP="002F064B">
      <w:pPr>
        <w:pStyle w:val="BodyText"/>
        <w:spacing w:after="0"/>
        <w:rPr>
          <w:del w:id="337" w:author="Darcy Webber" w:date="2021-12-12T12:41:00Z"/>
          <w:lang w:val="en-US"/>
        </w:rPr>
      </w:pPr>
      <w:del w:id="338" w:author="Darcy Webber" w:date="2021-12-12T12:41:00Z">
        <w:r w:rsidRPr="009303A9" w:rsidDel="006278C6">
          <w:rPr>
            <w:lang w:val="en-US"/>
          </w:rPr>
          <w:delText>#' @importFrom sf st_make_grid st_join st_as_sf st_as_sfc</w:delText>
        </w:r>
      </w:del>
    </w:p>
    <w:p w14:paraId="431220CD" w14:textId="00EB713B" w:rsidR="009303A9" w:rsidRPr="009303A9" w:rsidDel="006278C6" w:rsidRDefault="009303A9" w:rsidP="002F064B">
      <w:pPr>
        <w:pStyle w:val="BodyText"/>
        <w:spacing w:after="0"/>
        <w:rPr>
          <w:del w:id="339" w:author="Darcy Webber" w:date="2021-12-12T12:41:00Z"/>
          <w:lang w:val="en-US"/>
        </w:rPr>
      </w:pPr>
      <w:del w:id="340" w:author="Darcy Webber" w:date="2021-12-12T12:41:00Z">
        <w:r w:rsidRPr="009303A9" w:rsidDel="006278C6">
          <w:rPr>
            <w:lang w:val="en-US"/>
          </w:rPr>
          <w:delText>#' @importFrom raster extent crs</w:delText>
        </w:r>
      </w:del>
    </w:p>
    <w:p w14:paraId="298135D6" w14:textId="7D746693" w:rsidR="009303A9" w:rsidRPr="009303A9" w:rsidDel="006278C6" w:rsidRDefault="009303A9" w:rsidP="002F064B">
      <w:pPr>
        <w:pStyle w:val="BodyText"/>
        <w:spacing w:after="0"/>
        <w:rPr>
          <w:del w:id="341" w:author="Darcy Webber" w:date="2021-12-12T12:41:00Z"/>
          <w:lang w:val="en-US"/>
        </w:rPr>
      </w:pPr>
      <w:del w:id="342" w:author="Darcy Webber" w:date="2021-12-12T12:41:00Z">
        <w:r w:rsidRPr="009303A9" w:rsidDel="006278C6">
          <w:rPr>
            <w:lang w:val="en-US"/>
          </w:rPr>
          <w:delText>#' @export</w:delText>
        </w:r>
      </w:del>
    </w:p>
    <w:p w14:paraId="5CFB12A8" w14:textId="33630F70" w:rsidR="009303A9" w:rsidRPr="009303A9" w:rsidDel="006278C6" w:rsidRDefault="009303A9" w:rsidP="002F064B">
      <w:pPr>
        <w:pStyle w:val="BodyText"/>
        <w:spacing w:after="0"/>
        <w:rPr>
          <w:del w:id="343" w:author="Darcy Webber" w:date="2021-12-12T12:41:00Z"/>
          <w:lang w:val="en-US"/>
        </w:rPr>
      </w:pPr>
      <w:del w:id="344" w:author="Darcy Webber" w:date="2021-12-12T12:41:00Z">
        <w:r w:rsidRPr="009303A9" w:rsidDel="006278C6">
          <w:rPr>
            <w:lang w:val="en-US"/>
          </w:rPr>
          <w:delText xml:space="preserve">#' </w:delText>
        </w:r>
      </w:del>
    </w:p>
    <w:p w14:paraId="4398C895" w14:textId="7A5416B9" w:rsidR="000E50DF" w:rsidDel="006278C6" w:rsidRDefault="000E50DF" w:rsidP="002F064B">
      <w:pPr>
        <w:pStyle w:val="BodyText"/>
        <w:spacing w:after="0"/>
        <w:rPr>
          <w:ins w:id="345" w:author="Sophie Mormede" w:date="2021-12-06T15:13:00Z"/>
          <w:del w:id="346" w:author="Darcy Webber" w:date="2021-12-12T12:41:00Z"/>
          <w:lang w:val="en-US"/>
        </w:rPr>
      </w:pPr>
    </w:p>
    <w:p w14:paraId="27078E8D" w14:textId="31B2E239" w:rsidR="009303A9" w:rsidRPr="009303A9" w:rsidDel="006278C6" w:rsidRDefault="009303A9" w:rsidP="002F064B">
      <w:pPr>
        <w:pStyle w:val="BodyText"/>
        <w:spacing w:after="0"/>
        <w:rPr>
          <w:del w:id="347" w:author="Darcy Webber" w:date="2021-12-12T12:41:00Z"/>
          <w:lang w:val="en-US"/>
        </w:rPr>
      </w:pPr>
      <w:del w:id="348" w:author="Darcy Webber" w:date="2021-12-12T12:41:00Z">
        <w:r w:rsidRPr="009303A9" w:rsidDel="006278C6">
          <w:rPr>
            <w:lang w:val="en-US"/>
          </w:rPr>
          <w:delText>get_standard_grid &lt;- function(cell_size, bounding_box, anchor = c(0, 422600), return_raster = TRUE) {</w:delText>
        </w:r>
      </w:del>
    </w:p>
    <w:p w14:paraId="27941C5B" w14:textId="52C1D5E5" w:rsidR="009303A9" w:rsidRPr="009303A9" w:rsidDel="006278C6" w:rsidRDefault="009303A9" w:rsidP="002F064B">
      <w:pPr>
        <w:pStyle w:val="BodyText"/>
        <w:spacing w:after="0"/>
        <w:rPr>
          <w:del w:id="349" w:author="Darcy Webber" w:date="2021-12-12T12:41:00Z"/>
          <w:lang w:val="en-US"/>
        </w:rPr>
      </w:pPr>
      <w:del w:id="350" w:author="Darcy Webber" w:date="2021-12-12T12:41:00Z">
        <w:r w:rsidRPr="009303A9" w:rsidDel="006278C6">
          <w:rPr>
            <w:lang w:val="en-US"/>
          </w:rPr>
          <w:delText xml:space="preserve">    grid_origin &lt;- get_standard_grid_origin(cell_size = cell_size, bounding_box = bounding_box, anchor = anchor)</w:delText>
        </w:r>
      </w:del>
    </w:p>
    <w:p w14:paraId="2EB13952" w14:textId="79C1EF0F" w:rsidR="009303A9" w:rsidRPr="009303A9" w:rsidDel="006278C6" w:rsidRDefault="009303A9" w:rsidP="002F064B">
      <w:pPr>
        <w:pStyle w:val="BodyText"/>
        <w:spacing w:after="0"/>
        <w:rPr>
          <w:del w:id="351" w:author="Darcy Webber" w:date="2021-12-12T12:41:00Z"/>
          <w:lang w:val="en-US"/>
        </w:rPr>
      </w:pPr>
      <w:del w:id="352" w:author="Darcy Webber" w:date="2021-12-12T12:41:00Z">
        <w:r w:rsidRPr="009303A9" w:rsidDel="006278C6">
          <w:rPr>
            <w:lang w:val="en-US"/>
          </w:rPr>
          <w:delText xml:space="preserve">   if (return_raster) {</w:delText>
        </w:r>
      </w:del>
    </w:p>
    <w:p w14:paraId="5FF0BD5A" w14:textId="33A822AB" w:rsidR="009303A9" w:rsidRPr="009303A9" w:rsidDel="006278C6" w:rsidRDefault="009303A9" w:rsidP="002F064B">
      <w:pPr>
        <w:pStyle w:val="BodyText"/>
        <w:spacing w:after="0"/>
        <w:rPr>
          <w:del w:id="353" w:author="Darcy Webber" w:date="2021-12-12T12:41:00Z"/>
          <w:lang w:val="en-US"/>
        </w:rPr>
      </w:pPr>
      <w:del w:id="354" w:author="Darcy Webber" w:date="2021-12-12T12:41:00Z">
        <w:r w:rsidRPr="009303A9" w:rsidDel="006278C6">
          <w:rPr>
            <w:lang w:val="en-US"/>
          </w:rPr>
          <w:delText xml:space="preserve">    grids &lt;- raster(crs = proj_nzsf()</w:delText>
        </w:r>
      </w:del>
      <w:ins w:id="355" w:author="Sophie Mormede" w:date="2021-12-06T15:14:00Z">
        <w:del w:id="356" w:author="Darcy Webber" w:date="2021-12-12T12:41:00Z">
          <w:r w:rsidR="000E50DF" w:rsidDel="006278C6">
            <w:rPr>
              <w:lang w:val="en-US"/>
            </w:rPr>
            <w:delText>9191</w:delText>
          </w:r>
        </w:del>
      </w:ins>
      <w:del w:id="357" w:author="Darcy Webber" w:date="2021-12-12T12:41:00Z">
        <w:r w:rsidRPr="009303A9" w:rsidDel="006278C6">
          <w:rPr>
            <w:lang w:val="en-US"/>
          </w:rPr>
          <w:delText xml:space="preserve">, </w:delText>
        </w:r>
      </w:del>
    </w:p>
    <w:p w14:paraId="319D193C" w14:textId="24C51957" w:rsidR="009303A9" w:rsidRPr="009303A9" w:rsidDel="006278C6" w:rsidRDefault="009303A9" w:rsidP="002F064B">
      <w:pPr>
        <w:pStyle w:val="BodyText"/>
        <w:spacing w:after="0"/>
        <w:rPr>
          <w:del w:id="358" w:author="Darcy Webber" w:date="2021-12-12T12:41:00Z"/>
          <w:lang w:val="en-US"/>
        </w:rPr>
      </w:pPr>
      <w:del w:id="359" w:author="Darcy Webber" w:date="2021-12-12T12:41:00Z">
        <w:r w:rsidRPr="009303A9" w:rsidDel="006278C6">
          <w:rPr>
            <w:lang w:val="en-US"/>
          </w:rPr>
          <w:delText xml:space="preserve">                    xmn = grid_origin$xmin, </w:delText>
        </w:r>
      </w:del>
    </w:p>
    <w:p w14:paraId="72DDF014" w14:textId="4FDB13B9" w:rsidR="009303A9" w:rsidRPr="009303A9" w:rsidDel="006278C6" w:rsidRDefault="009303A9" w:rsidP="002F064B">
      <w:pPr>
        <w:pStyle w:val="BodyText"/>
        <w:spacing w:after="0"/>
        <w:rPr>
          <w:del w:id="360" w:author="Darcy Webber" w:date="2021-12-12T12:41:00Z"/>
          <w:lang w:val="en-US"/>
        </w:rPr>
      </w:pPr>
      <w:del w:id="361" w:author="Darcy Webber" w:date="2021-12-12T12:41:00Z">
        <w:r w:rsidRPr="009303A9" w:rsidDel="006278C6">
          <w:rPr>
            <w:lang w:val="en-US"/>
          </w:rPr>
          <w:delText xml:space="preserve">                    ymn = grid_origin$ymin, </w:delText>
        </w:r>
      </w:del>
    </w:p>
    <w:p w14:paraId="475034F0" w14:textId="19FAA34E" w:rsidR="009303A9" w:rsidRPr="009303A9" w:rsidDel="006278C6" w:rsidRDefault="009303A9" w:rsidP="002F064B">
      <w:pPr>
        <w:pStyle w:val="BodyText"/>
        <w:spacing w:after="0"/>
        <w:rPr>
          <w:del w:id="362" w:author="Darcy Webber" w:date="2021-12-12T12:41:00Z"/>
          <w:lang w:val="en-US"/>
        </w:rPr>
      </w:pPr>
      <w:del w:id="363" w:author="Darcy Webber" w:date="2021-12-12T12:41:00Z">
        <w:r w:rsidRPr="009303A9" w:rsidDel="006278C6">
          <w:rPr>
            <w:lang w:val="en-US"/>
          </w:rPr>
          <w:delText xml:space="preserve">                    xmx = grid_origin$xmax, </w:delText>
        </w:r>
      </w:del>
    </w:p>
    <w:p w14:paraId="6B0BB6D3" w14:textId="1ED24FA0" w:rsidR="009303A9" w:rsidRPr="009303A9" w:rsidDel="006278C6" w:rsidRDefault="009303A9" w:rsidP="002F064B">
      <w:pPr>
        <w:pStyle w:val="BodyText"/>
        <w:spacing w:after="0"/>
        <w:rPr>
          <w:del w:id="364" w:author="Darcy Webber" w:date="2021-12-12T12:41:00Z"/>
          <w:lang w:val="en-US"/>
        </w:rPr>
      </w:pPr>
      <w:del w:id="365" w:author="Darcy Webber" w:date="2021-12-12T12:41:00Z">
        <w:r w:rsidRPr="009303A9" w:rsidDel="006278C6">
          <w:rPr>
            <w:lang w:val="en-US"/>
          </w:rPr>
          <w:delText xml:space="preserve">                    ymx = grid_origin$ymax, </w:delText>
        </w:r>
      </w:del>
    </w:p>
    <w:p w14:paraId="3B719C1D" w14:textId="5360D10E" w:rsidR="009303A9" w:rsidRPr="009303A9" w:rsidDel="006278C6" w:rsidRDefault="009303A9" w:rsidP="002F064B">
      <w:pPr>
        <w:pStyle w:val="BodyText"/>
        <w:spacing w:after="0"/>
        <w:rPr>
          <w:del w:id="366" w:author="Darcy Webber" w:date="2021-12-12T12:41:00Z"/>
          <w:lang w:val="en-US"/>
        </w:rPr>
      </w:pPr>
      <w:del w:id="367" w:author="Darcy Webber" w:date="2021-12-12T12:41:00Z">
        <w:r w:rsidRPr="009303A9" w:rsidDel="006278C6">
          <w:rPr>
            <w:lang w:val="en-US"/>
          </w:rPr>
          <w:delText xml:space="preserve">                    res = grid_origin$cell_size_m)</w:delText>
        </w:r>
      </w:del>
    </w:p>
    <w:p w14:paraId="107EC7E6" w14:textId="07543EDA" w:rsidR="009303A9" w:rsidRPr="009303A9" w:rsidDel="006278C6" w:rsidRDefault="009303A9" w:rsidP="002F064B">
      <w:pPr>
        <w:pStyle w:val="BodyText"/>
        <w:spacing w:after="0"/>
        <w:rPr>
          <w:del w:id="368" w:author="Darcy Webber" w:date="2021-12-12T12:41:00Z"/>
          <w:lang w:val="en-US"/>
        </w:rPr>
      </w:pPr>
      <w:del w:id="369" w:author="Darcy Webber" w:date="2021-12-12T12:41:00Z">
        <w:r w:rsidRPr="009303A9" w:rsidDel="006278C6">
          <w:rPr>
            <w:lang w:val="en-US"/>
          </w:rPr>
          <w:delText xml:space="preserve">  } else {</w:delText>
        </w:r>
      </w:del>
    </w:p>
    <w:p w14:paraId="6AC78158" w14:textId="67FBEFD7" w:rsidR="009303A9" w:rsidRPr="009303A9" w:rsidDel="006278C6" w:rsidRDefault="009303A9" w:rsidP="002F064B">
      <w:pPr>
        <w:pStyle w:val="BodyText"/>
        <w:spacing w:after="0"/>
        <w:rPr>
          <w:del w:id="370" w:author="Darcy Webber" w:date="2021-12-12T12:41:00Z"/>
          <w:lang w:val="en-US"/>
        </w:rPr>
      </w:pPr>
      <w:del w:id="371" w:author="Darcy Webber" w:date="2021-12-12T12:41:00Z">
        <w:r w:rsidRPr="009303A9" w:rsidDel="006278C6">
          <w:rPr>
            <w:lang w:val="en-US"/>
          </w:rPr>
          <w:delText xml:space="preserve">    grids &lt;- bounding_box %&gt;% </w:delText>
        </w:r>
      </w:del>
    </w:p>
    <w:p w14:paraId="02B9EF0E" w14:textId="256B2F22" w:rsidR="009303A9" w:rsidRPr="009303A9" w:rsidDel="006278C6" w:rsidRDefault="009303A9" w:rsidP="002F064B">
      <w:pPr>
        <w:pStyle w:val="BodyText"/>
        <w:spacing w:after="0"/>
        <w:rPr>
          <w:del w:id="372" w:author="Darcy Webber" w:date="2021-12-12T12:41:00Z"/>
          <w:lang w:val="en-US"/>
        </w:rPr>
      </w:pPr>
      <w:del w:id="373" w:author="Darcy Webber" w:date="2021-12-12T12:41:00Z">
        <w:r w:rsidRPr="009303A9" w:rsidDel="006278C6">
          <w:rPr>
            <w:lang w:val="en-US"/>
          </w:rPr>
          <w:delText xml:space="preserve">      st_make_grid(cellsize = as.numeric(grid_origin["grid_size_km"]) * 1000, </w:delText>
        </w:r>
      </w:del>
    </w:p>
    <w:p w14:paraId="321496B9" w14:textId="2B1E5FFB" w:rsidR="009303A9" w:rsidRPr="009303A9" w:rsidDel="006278C6" w:rsidRDefault="009303A9" w:rsidP="002F064B">
      <w:pPr>
        <w:pStyle w:val="BodyText"/>
        <w:spacing w:after="0"/>
        <w:rPr>
          <w:del w:id="374" w:author="Darcy Webber" w:date="2021-12-12T12:41:00Z"/>
          <w:lang w:val="en-US"/>
        </w:rPr>
      </w:pPr>
      <w:del w:id="375" w:author="Darcy Webber" w:date="2021-12-12T12:41:00Z">
        <w:r w:rsidRPr="009303A9" w:rsidDel="006278C6">
          <w:rPr>
            <w:lang w:val="en-US"/>
          </w:rPr>
          <w:delText xml:space="preserve">                   offset = as.numeric(grid_origin[c("xmin", "ymin")]), </w:delText>
        </w:r>
      </w:del>
    </w:p>
    <w:p w14:paraId="5AE6F83F" w14:textId="7C9AAD3C" w:rsidR="009303A9" w:rsidRPr="009303A9" w:rsidDel="006278C6" w:rsidRDefault="009303A9" w:rsidP="002F064B">
      <w:pPr>
        <w:pStyle w:val="BodyText"/>
        <w:spacing w:after="0"/>
        <w:rPr>
          <w:del w:id="376" w:author="Darcy Webber" w:date="2021-12-12T12:41:00Z"/>
          <w:lang w:val="en-US"/>
        </w:rPr>
      </w:pPr>
      <w:del w:id="377" w:author="Darcy Webber" w:date="2021-12-12T12:41:00Z">
        <w:r w:rsidRPr="009303A9" w:rsidDel="006278C6">
          <w:rPr>
            <w:lang w:val="en-US"/>
          </w:rPr>
          <w:delText xml:space="preserve">                   crs = proj_nzsf()</w:delText>
        </w:r>
      </w:del>
      <w:ins w:id="378" w:author="Sophie Mormede" w:date="2021-12-06T14:57:00Z">
        <w:del w:id="379" w:author="Darcy Webber" w:date="2021-12-12T12:41:00Z">
          <w:r w:rsidR="008E7C70" w:rsidDel="006278C6">
            <w:rPr>
              <w:lang w:val="en-US"/>
            </w:rPr>
            <w:delText>9191</w:delText>
          </w:r>
        </w:del>
      </w:ins>
      <w:del w:id="380" w:author="Darcy Webber" w:date="2021-12-12T12:41:00Z">
        <w:r w:rsidRPr="009303A9" w:rsidDel="006278C6">
          <w:rPr>
            <w:lang w:val="en-US"/>
          </w:rPr>
          <w:delText>) %&gt;%</w:delText>
        </w:r>
      </w:del>
    </w:p>
    <w:p w14:paraId="69CE6CD7" w14:textId="4FB80F05" w:rsidR="009303A9" w:rsidRPr="009303A9" w:rsidDel="006278C6" w:rsidRDefault="009303A9" w:rsidP="002F064B">
      <w:pPr>
        <w:pStyle w:val="BodyText"/>
        <w:spacing w:after="0"/>
        <w:rPr>
          <w:del w:id="381" w:author="Darcy Webber" w:date="2021-12-12T12:41:00Z"/>
          <w:lang w:val="en-US"/>
        </w:rPr>
      </w:pPr>
      <w:del w:id="382" w:author="Darcy Webber" w:date="2021-12-12T12:41:00Z">
        <w:r w:rsidRPr="009303A9" w:rsidDel="006278C6">
          <w:rPr>
            <w:lang w:val="en-US"/>
          </w:rPr>
          <w:delText xml:space="preserve">      st_as_sf()</w:delText>
        </w:r>
      </w:del>
    </w:p>
    <w:p w14:paraId="2F3259C9" w14:textId="2068EEF0" w:rsidR="009303A9" w:rsidRPr="009303A9" w:rsidDel="006278C6" w:rsidRDefault="009303A9" w:rsidP="002F064B">
      <w:pPr>
        <w:pStyle w:val="BodyText"/>
        <w:spacing w:after="0"/>
        <w:rPr>
          <w:del w:id="383" w:author="Darcy Webber" w:date="2021-12-12T12:41:00Z"/>
          <w:lang w:val="en-US"/>
        </w:rPr>
      </w:pPr>
      <w:del w:id="384" w:author="Darcy Webber" w:date="2021-12-12T12:41:00Z">
        <w:r w:rsidRPr="009303A9" w:rsidDel="006278C6">
          <w:rPr>
            <w:lang w:val="en-US"/>
          </w:rPr>
          <w:delText xml:space="preserve">  }</w:delText>
        </w:r>
      </w:del>
    </w:p>
    <w:p w14:paraId="78E2C49A" w14:textId="32623D56" w:rsidR="009303A9" w:rsidRPr="009303A9" w:rsidDel="006278C6" w:rsidRDefault="009303A9" w:rsidP="002F064B">
      <w:pPr>
        <w:pStyle w:val="BodyText"/>
        <w:spacing w:after="0"/>
        <w:rPr>
          <w:del w:id="385" w:author="Darcy Webber" w:date="2021-12-12T12:41:00Z"/>
          <w:lang w:val="en-US"/>
        </w:rPr>
      </w:pPr>
      <w:del w:id="386" w:author="Darcy Webber" w:date="2021-12-12T12:41:00Z">
        <w:r w:rsidRPr="009303A9" w:rsidDel="006278C6">
          <w:rPr>
            <w:lang w:val="en-US"/>
          </w:rPr>
          <w:delText xml:space="preserve">  return(grids)</w:delText>
        </w:r>
      </w:del>
    </w:p>
    <w:p w14:paraId="61037B50" w14:textId="5A80B4E4" w:rsidR="009303A9" w:rsidDel="006278C6" w:rsidRDefault="009303A9" w:rsidP="002F064B">
      <w:pPr>
        <w:pStyle w:val="BodyText"/>
        <w:spacing w:after="0"/>
        <w:rPr>
          <w:del w:id="387" w:author="Darcy Webber" w:date="2021-12-12T12:41:00Z"/>
          <w:lang w:val="en-US"/>
        </w:rPr>
      </w:pPr>
      <w:del w:id="388" w:author="Darcy Webber" w:date="2021-12-12T12:41:00Z">
        <w:r w:rsidRPr="009303A9" w:rsidDel="006278C6">
          <w:rPr>
            <w:lang w:val="en-US"/>
          </w:rPr>
          <w:delText>}</w:delText>
        </w:r>
      </w:del>
    </w:p>
    <w:p w14:paraId="2750079D" w14:textId="4A8CED1D" w:rsidR="00547579" w:rsidDel="007C21B8" w:rsidRDefault="00547579" w:rsidP="002F064B">
      <w:pPr>
        <w:pStyle w:val="BodyText"/>
        <w:spacing w:after="0"/>
        <w:rPr>
          <w:del w:id="389" w:author="Darcy Webber" w:date="2021-12-12T12:42:00Z"/>
          <w:lang w:val="en-US"/>
        </w:rPr>
      </w:pPr>
    </w:p>
    <w:p w14:paraId="367DCD9C" w14:textId="1B714FB9" w:rsidR="00547579" w:rsidDel="007C21B8" w:rsidRDefault="00547579" w:rsidP="002F064B">
      <w:pPr>
        <w:pStyle w:val="BodyText"/>
        <w:spacing w:after="0"/>
        <w:rPr>
          <w:del w:id="390" w:author="Darcy Webber" w:date="2021-12-12T12:42:00Z"/>
          <w:lang w:val="en-US"/>
        </w:rPr>
      </w:pPr>
    </w:p>
    <w:p w14:paraId="0901E96C" w14:textId="5CDC39A9" w:rsidR="00547579" w:rsidDel="007C21B8" w:rsidRDefault="00547579" w:rsidP="002F064B">
      <w:pPr>
        <w:pStyle w:val="Heading2"/>
        <w:rPr>
          <w:del w:id="391" w:author="Darcy Webber" w:date="2021-12-12T12:42:00Z"/>
          <w:lang w:val="en-US"/>
        </w:rPr>
      </w:pPr>
      <w:del w:id="392" w:author="Darcy Webber" w:date="2021-12-12T12:42:00Z">
        <w:r w:rsidDel="007C21B8">
          <w:rPr>
            <w:lang w:val="en-US"/>
          </w:rPr>
          <w:delText xml:space="preserve">Example </w:delText>
        </w:r>
      </w:del>
      <w:ins w:id="393" w:author="Sophie Mormede" w:date="2021-12-06T15:05:00Z">
        <w:del w:id="394" w:author="Darcy Webber" w:date="2021-12-12T12:42:00Z">
          <w:r w:rsidR="00E56B9E" w:rsidDel="007C21B8">
            <w:rPr>
              <w:lang w:val="en-US"/>
            </w:rPr>
            <w:delText>using nzsf</w:delText>
          </w:r>
        </w:del>
      </w:ins>
    </w:p>
    <w:p w14:paraId="7061FA13" w14:textId="4680CFC3" w:rsidR="00150D17" w:rsidRDefault="00150D17" w:rsidP="00B12249">
      <w:pPr>
        <w:spacing w:after="0"/>
        <w:rPr>
          <w:ins w:id="395" w:author="Darcy Webber" w:date="2021-12-12T15:10:00Z"/>
          <w:rFonts w:ascii="Times New Roman" w:hAnsi="Times New Roman" w:cs="Times New Roman"/>
          <w:lang w:val="en-US"/>
        </w:rPr>
      </w:pPr>
      <w:ins w:id="396" w:author="Darcy Webber" w:date="2021-12-12T08:34:00Z">
        <w:r w:rsidRPr="00150D17">
          <w:rPr>
            <w:rFonts w:ascii="Times New Roman" w:hAnsi="Times New Roman" w:cs="Times New Roman"/>
            <w:lang w:val="en-US"/>
            <w:rPrChange w:id="397" w:author="Darcy Webber" w:date="2021-12-12T08:34:00Z">
              <w:rPr>
                <w:lang w:val="en-US"/>
              </w:rPr>
            </w:rPrChange>
          </w:rPr>
          <w:t>Two examples</w:t>
        </w:r>
      </w:ins>
      <w:ins w:id="398" w:author="Darcy Webber" w:date="2021-12-12T12:42:00Z">
        <w:r w:rsidR="007C21B8">
          <w:rPr>
            <w:rFonts w:ascii="Times New Roman" w:hAnsi="Times New Roman" w:cs="Times New Roman"/>
            <w:lang w:val="en-US"/>
          </w:rPr>
          <w:t xml:space="preserve"> </w:t>
        </w:r>
      </w:ins>
      <w:ins w:id="399" w:author="Darcy Webber" w:date="2021-12-12T08:34:00Z">
        <w:r w:rsidRPr="00150D17">
          <w:rPr>
            <w:rFonts w:ascii="Times New Roman" w:hAnsi="Times New Roman" w:cs="Times New Roman"/>
            <w:lang w:val="en-US"/>
            <w:rPrChange w:id="400" w:author="Darcy Webber" w:date="2021-12-12T08:34:00Z">
              <w:rPr>
                <w:lang w:val="en-US"/>
              </w:rPr>
            </w:rPrChange>
          </w:rPr>
          <w:t>are provided below</w:t>
        </w:r>
      </w:ins>
      <w:ins w:id="401" w:author="Darcy Webber" w:date="2021-12-12T08:38:00Z">
        <w:r w:rsidR="00C45D00">
          <w:rPr>
            <w:rFonts w:ascii="Times New Roman" w:hAnsi="Times New Roman" w:cs="Times New Roman"/>
            <w:lang w:val="en-US"/>
          </w:rPr>
          <w:t xml:space="preserve"> including</w:t>
        </w:r>
      </w:ins>
      <w:ins w:id="402" w:author="Darcy Webber" w:date="2021-12-12T08:34:00Z">
        <w:r w:rsidRPr="00150D17">
          <w:rPr>
            <w:rFonts w:ascii="Times New Roman" w:hAnsi="Times New Roman" w:cs="Times New Roman"/>
            <w:lang w:val="en-US"/>
            <w:rPrChange w:id="403" w:author="Darcy Webber" w:date="2021-12-12T08:34:00Z">
              <w:rPr>
                <w:lang w:val="en-US"/>
              </w:rPr>
            </w:rPrChange>
          </w:rPr>
          <w:t>:</w:t>
        </w:r>
      </w:ins>
    </w:p>
    <w:p w14:paraId="2089340B" w14:textId="77777777" w:rsidR="00B12249" w:rsidRDefault="00B12249">
      <w:pPr>
        <w:spacing w:after="0"/>
        <w:rPr>
          <w:ins w:id="404" w:author="Darcy Webber" w:date="2021-12-12T08:36:00Z"/>
          <w:rFonts w:ascii="Times New Roman" w:hAnsi="Times New Roman" w:cs="Times New Roman"/>
          <w:lang w:val="en-US"/>
        </w:rPr>
        <w:pPrChange w:id="405" w:author="Darcy Webber" w:date="2021-12-12T15:10:00Z">
          <w:pPr/>
        </w:pPrChange>
      </w:pPr>
    </w:p>
    <w:p w14:paraId="34333E68" w14:textId="31EC788F" w:rsidR="002968BC" w:rsidRDefault="00C45D00" w:rsidP="002968BC">
      <w:pPr>
        <w:pStyle w:val="ListParagraph"/>
        <w:numPr>
          <w:ilvl w:val="0"/>
          <w:numId w:val="17"/>
        </w:numPr>
        <w:rPr>
          <w:ins w:id="406" w:author="Darcy Webber" w:date="2021-12-12T08:37:00Z"/>
          <w:rFonts w:ascii="Times New Roman" w:hAnsi="Times New Roman" w:cs="Times New Roman"/>
          <w:lang w:val="en-US"/>
        </w:rPr>
      </w:pPr>
      <w:ins w:id="407" w:author="Darcy Webber" w:date="2021-12-12T08:37:00Z">
        <w:r>
          <w:rPr>
            <w:rFonts w:ascii="Times New Roman" w:hAnsi="Times New Roman" w:cs="Times New Roman"/>
            <w:lang w:val="en-US"/>
          </w:rPr>
          <w:t>a</w:t>
        </w:r>
      </w:ins>
      <w:ins w:id="408" w:author="Darcy Webber" w:date="2021-12-12T08:36:00Z">
        <w:r w:rsidR="002968BC">
          <w:rPr>
            <w:rFonts w:ascii="Times New Roman" w:hAnsi="Times New Roman" w:cs="Times New Roman"/>
            <w:lang w:val="en-US"/>
          </w:rPr>
          <w:t xml:space="preserve">n example of two different </w:t>
        </w:r>
      </w:ins>
      <w:ins w:id="409" w:author="Darcy Webber" w:date="2021-12-12T08:37:00Z">
        <w:r w:rsidR="002968BC">
          <w:rPr>
            <w:rFonts w:ascii="Times New Roman" w:hAnsi="Times New Roman" w:cs="Times New Roman"/>
            <w:lang w:val="en-US"/>
          </w:rPr>
          <w:t>sized grids; and</w:t>
        </w:r>
      </w:ins>
    </w:p>
    <w:p w14:paraId="1A1A0F3A" w14:textId="32EB9DFF" w:rsidR="00C36F51" w:rsidRPr="00C36F51" w:rsidRDefault="00C45D00">
      <w:pPr>
        <w:pStyle w:val="ListParagraph"/>
        <w:numPr>
          <w:ilvl w:val="0"/>
          <w:numId w:val="17"/>
        </w:numPr>
        <w:spacing w:after="0"/>
        <w:rPr>
          <w:ins w:id="410" w:author="Darcy Webber" w:date="2021-12-12T12:45:00Z"/>
          <w:rFonts w:ascii="Times New Roman" w:hAnsi="Times New Roman" w:cs="Times New Roman"/>
          <w:lang w:val="en-US"/>
          <w:rPrChange w:id="411" w:author="Darcy Webber" w:date="2021-12-12T12:45:00Z">
            <w:rPr>
              <w:ins w:id="412" w:author="Darcy Webber" w:date="2021-12-12T12:45:00Z"/>
              <w:lang w:val="en-US"/>
            </w:rPr>
          </w:rPrChange>
        </w:rPr>
        <w:pPrChange w:id="413" w:author="Darcy Webber" w:date="2021-12-12T15:10:00Z">
          <w:pPr/>
        </w:pPrChange>
      </w:pPr>
      <w:ins w:id="414" w:author="Darcy Webber" w:date="2021-12-12T08:37:00Z">
        <w:r>
          <w:rPr>
            <w:rFonts w:ascii="Times New Roman" w:hAnsi="Times New Roman" w:cs="Times New Roman"/>
            <w:lang w:val="en-US"/>
          </w:rPr>
          <w:t>a</w:t>
        </w:r>
        <w:r w:rsidR="002968BC">
          <w:rPr>
            <w:rFonts w:ascii="Times New Roman" w:hAnsi="Times New Roman" w:cs="Times New Roman"/>
            <w:lang w:val="en-US"/>
          </w:rPr>
          <w:t>n example of a raster and polygon grids</w:t>
        </w:r>
        <w:r>
          <w:rPr>
            <w:rFonts w:ascii="Times New Roman" w:hAnsi="Times New Roman" w:cs="Times New Roman"/>
            <w:lang w:val="en-US"/>
          </w:rPr>
          <w:t>.</w:t>
        </w:r>
      </w:ins>
    </w:p>
    <w:p w14:paraId="3785A293" w14:textId="77777777" w:rsidR="00B12249" w:rsidRDefault="00B12249" w:rsidP="001314E1">
      <w:pPr>
        <w:spacing w:after="0"/>
        <w:rPr>
          <w:ins w:id="415" w:author="Darcy Webber" w:date="2021-12-12T15:10:00Z"/>
          <w:rFonts w:ascii="Times New Roman" w:hAnsi="Times New Roman" w:cs="Times New Roman"/>
          <w:lang w:val="en-US"/>
        </w:rPr>
      </w:pPr>
    </w:p>
    <w:p w14:paraId="26174150" w14:textId="7860E031" w:rsidR="00FD4B19" w:rsidRDefault="002968BC" w:rsidP="001314E1">
      <w:pPr>
        <w:spacing w:after="0"/>
        <w:rPr>
          <w:ins w:id="416" w:author="Darcy Webber" w:date="2021-12-12T15:09:00Z"/>
          <w:rFonts w:ascii="Times New Roman" w:hAnsi="Times New Roman" w:cs="Times New Roman"/>
          <w:lang w:val="en-US"/>
        </w:rPr>
      </w:pPr>
      <w:ins w:id="417" w:author="Darcy Webber" w:date="2021-12-12T08:37:00Z">
        <w:r>
          <w:rPr>
            <w:rFonts w:ascii="Times New Roman" w:hAnsi="Times New Roman" w:cs="Times New Roman"/>
            <w:lang w:val="en-US"/>
          </w:rPr>
          <w:t xml:space="preserve">First, the required R packages </w:t>
        </w:r>
      </w:ins>
      <w:ins w:id="418" w:author="Darcy Webber" w:date="2021-12-12T15:08:00Z">
        <w:r w:rsidR="00FD4B19">
          <w:rPr>
            <w:rFonts w:ascii="Times New Roman" w:hAnsi="Times New Roman" w:cs="Times New Roman"/>
            <w:lang w:val="en-US"/>
          </w:rPr>
          <w:t>are loaded including</w:t>
        </w:r>
      </w:ins>
      <w:ins w:id="419" w:author="Darcy Webber" w:date="2021-12-12T15:09:00Z">
        <w:r w:rsidR="00FD4B19">
          <w:rPr>
            <w:rFonts w:ascii="Times New Roman" w:hAnsi="Times New Roman" w:cs="Times New Roman"/>
            <w:lang w:val="en-US"/>
          </w:rPr>
          <w:t>:</w:t>
        </w:r>
      </w:ins>
      <w:ins w:id="420" w:author="Darcy Webber" w:date="2021-12-12T15:08:00Z">
        <w:r w:rsidR="00FD4B19">
          <w:rPr>
            <w:rFonts w:ascii="Times New Roman" w:hAnsi="Times New Roman" w:cs="Times New Roman"/>
            <w:lang w:val="en-US"/>
          </w:rPr>
          <w:t xml:space="preserve"> </w:t>
        </w:r>
      </w:ins>
    </w:p>
    <w:p w14:paraId="55E499F1" w14:textId="77777777" w:rsidR="007648A1" w:rsidRDefault="007648A1" w:rsidP="001314E1">
      <w:pPr>
        <w:spacing w:after="0"/>
        <w:rPr>
          <w:ins w:id="421" w:author="Darcy Webber" w:date="2021-12-12T15:09:00Z"/>
          <w:rFonts w:ascii="Times New Roman" w:hAnsi="Times New Roman" w:cs="Times New Roman"/>
          <w:lang w:val="en-US"/>
        </w:rPr>
      </w:pPr>
    </w:p>
    <w:p w14:paraId="735C515D" w14:textId="14FC8828" w:rsidR="007648A1" w:rsidRDefault="00FD4B19" w:rsidP="00FD4B19">
      <w:pPr>
        <w:pStyle w:val="ListParagraph"/>
        <w:numPr>
          <w:ilvl w:val="0"/>
          <w:numId w:val="18"/>
        </w:numPr>
        <w:spacing w:after="0"/>
        <w:rPr>
          <w:ins w:id="422" w:author="Darcy Webber" w:date="2021-12-12T15:09:00Z"/>
          <w:rFonts w:ascii="Times New Roman" w:hAnsi="Times New Roman" w:cs="Times New Roman"/>
          <w:lang w:val="en-US"/>
        </w:rPr>
      </w:pPr>
      <w:ins w:id="423" w:author="Darcy Webber" w:date="2021-12-12T15:08:00Z">
        <w:r w:rsidRPr="00FD4B19">
          <w:rPr>
            <w:rFonts w:ascii="Times New Roman" w:hAnsi="Times New Roman" w:cs="Times New Roman"/>
            <w:lang w:val="en-US"/>
            <w:rPrChange w:id="424" w:author="Darcy Webber" w:date="2021-12-12T15:09:00Z">
              <w:rPr>
                <w:lang w:val="en-US"/>
              </w:rPr>
            </w:rPrChange>
          </w:rPr>
          <w:lastRenderedPageBreak/>
          <w:t>“</w:t>
        </w:r>
        <w:proofErr w:type="spellStart"/>
        <w:r w:rsidRPr="00FD4B19">
          <w:rPr>
            <w:rFonts w:ascii="Times New Roman" w:hAnsi="Times New Roman" w:cs="Times New Roman"/>
            <w:lang w:val="en-US"/>
            <w:rPrChange w:id="425" w:author="Darcy Webber" w:date="2021-12-12T15:09:00Z">
              <w:rPr>
                <w:lang w:val="en-US"/>
              </w:rPr>
            </w:rPrChange>
          </w:rPr>
          <w:t>nzsf</w:t>
        </w:r>
        <w:proofErr w:type="spellEnd"/>
        <w:r w:rsidRPr="00FD4B19">
          <w:rPr>
            <w:rFonts w:ascii="Times New Roman" w:hAnsi="Times New Roman" w:cs="Times New Roman"/>
            <w:lang w:val="en-US"/>
            <w:rPrChange w:id="426" w:author="Darcy Webber" w:date="2021-12-12T15:09:00Z">
              <w:rPr>
                <w:lang w:val="en-US"/>
              </w:rPr>
            </w:rPrChange>
          </w:rPr>
          <w:t>”</w:t>
        </w:r>
      </w:ins>
      <w:ins w:id="427" w:author="Darcy Webber" w:date="2021-12-12T15:12:00Z">
        <w:r w:rsidR="00605D58">
          <w:rPr>
            <w:rFonts w:ascii="Times New Roman" w:hAnsi="Times New Roman" w:cs="Times New Roman"/>
            <w:lang w:val="en-US"/>
          </w:rPr>
          <w:t xml:space="preserve"> which contains helper functions for producing standard g</w:t>
        </w:r>
      </w:ins>
      <w:ins w:id="428" w:author="Darcy Webber" w:date="2021-12-12T15:13:00Z">
        <w:r w:rsidR="00605D58">
          <w:rPr>
            <w:rFonts w:ascii="Times New Roman" w:hAnsi="Times New Roman" w:cs="Times New Roman"/>
            <w:lang w:val="en-US"/>
          </w:rPr>
          <w:t>rids and generating maps using “</w:t>
        </w:r>
        <w:proofErr w:type="spellStart"/>
        <w:r w:rsidR="00605D58">
          <w:rPr>
            <w:rFonts w:ascii="Times New Roman" w:hAnsi="Times New Roman" w:cs="Times New Roman"/>
            <w:lang w:val="en-US"/>
          </w:rPr>
          <w:t>ggplot</w:t>
        </w:r>
        <w:proofErr w:type="spellEnd"/>
        <w:r w:rsidR="00605D58">
          <w:rPr>
            <w:rFonts w:ascii="Times New Roman" w:hAnsi="Times New Roman" w:cs="Times New Roman"/>
            <w:lang w:val="en-US"/>
          </w:rPr>
          <w:t>”</w:t>
        </w:r>
        <w:r w:rsidR="00141865">
          <w:rPr>
            <w:rFonts w:ascii="Times New Roman" w:hAnsi="Times New Roman" w:cs="Times New Roman"/>
            <w:lang w:val="en-US"/>
          </w:rPr>
          <w:t>;</w:t>
        </w:r>
      </w:ins>
    </w:p>
    <w:p w14:paraId="3525E26B" w14:textId="568A084D" w:rsidR="00FD4B19" w:rsidRDefault="00FD4B19" w:rsidP="00FD4B19">
      <w:pPr>
        <w:pStyle w:val="ListParagraph"/>
        <w:numPr>
          <w:ilvl w:val="0"/>
          <w:numId w:val="18"/>
        </w:numPr>
        <w:spacing w:after="0"/>
        <w:rPr>
          <w:ins w:id="429" w:author="Darcy Webber" w:date="2021-12-12T15:09:00Z"/>
          <w:rFonts w:ascii="Times New Roman" w:hAnsi="Times New Roman" w:cs="Times New Roman"/>
          <w:lang w:val="en-US"/>
        </w:rPr>
      </w:pPr>
      <w:ins w:id="430" w:author="Darcy Webber" w:date="2021-12-12T15:09:00Z">
        <w:r w:rsidRPr="00FD4B19">
          <w:rPr>
            <w:rFonts w:ascii="Times New Roman" w:hAnsi="Times New Roman" w:cs="Times New Roman"/>
            <w:lang w:val="en-US"/>
            <w:rPrChange w:id="431" w:author="Darcy Webber" w:date="2021-12-12T15:09:00Z">
              <w:rPr>
                <w:lang w:val="en-US"/>
              </w:rPr>
            </w:rPrChange>
          </w:rPr>
          <w:t>“</w:t>
        </w:r>
        <w:proofErr w:type="spellStart"/>
        <w:r w:rsidRPr="00FD4B19">
          <w:rPr>
            <w:rFonts w:ascii="Times New Roman" w:hAnsi="Times New Roman" w:cs="Times New Roman"/>
            <w:lang w:val="en-US"/>
            <w:rPrChange w:id="432" w:author="Darcy Webber" w:date="2021-12-12T15:09:00Z">
              <w:rPr>
                <w:lang w:val="en-US"/>
              </w:rPr>
            </w:rPrChange>
          </w:rPr>
          <w:t>ggspatial</w:t>
        </w:r>
        <w:proofErr w:type="spellEnd"/>
        <w:r w:rsidRPr="00FD4B19">
          <w:rPr>
            <w:rFonts w:ascii="Times New Roman" w:hAnsi="Times New Roman" w:cs="Times New Roman"/>
            <w:lang w:val="en-US"/>
            <w:rPrChange w:id="433" w:author="Darcy Webber" w:date="2021-12-12T15:09:00Z">
              <w:rPr>
                <w:lang w:val="en-US"/>
              </w:rPr>
            </w:rPrChange>
          </w:rPr>
          <w:t>”</w:t>
        </w:r>
      </w:ins>
      <w:ins w:id="434" w:author="Darcy Webber" w:date="2021-12-12T15:11:00Z">
        <w:r w:rsidR="00FB303E">
          <w:rPr>
            <w:rFonts w:ascii="Times New Roman" w:hAnsi="Times New Roman" w:cs="Times New Roman"/>
            <w:lang w:val="en-US"/>
          </w:rPr>
          <w:t xml:space="preserve"> for adding scales to plots using the “</w:t>
        </w:r>
        <w:proofErr w:type="spellStart"/>
        <w:r w:rsidR="00FB303E">
          <w:rPr>
            <w:rFonts w:ascii="Times New Roman" w:hAnsi="Times New Roman" w:cs="Times New Roman"/>
            <w:lang w:val="en-US"/>
          </w:rPr>
          <w:t>annotation_scale</w:t>
        </w:r>
        <w:proofErr w:type="spellEnd"/>
        <w:r w:rsidR="00FB303E">
          <w:rPr>
            <w:rFonts w:ascii="Times New Roman" w:hAnsi="Times New Roman" w:cs="Times New Roman"/>
            <w:lang w:val="en-US"/>
          </w:rPr>
          <w:t>” function</w:t>
        </w:r>
      </w:ins>
      <w:ins w:id="435" w:author="Darcy Webber" w:date="2021-12-12T15:13:00Z">
        <w:r w:rsidR="00141865">
          <w:rPr>
            <w:rFonts w:ascii="Times New Roman" w:hAnsi="Times New Roman" w:cs="Times New Roman"/>
            <w:lang w:val="en-US"/>
          </w:rPr>
          <w:t>; and</w:t>
        </w:r>
      </w:ins>
    </w:p>
    <w:p w14:paraId="27BCF39E" w14:textId="08F0D4DD" w:rsidR="007648A1" w:rsidRPr="00FD4B19" w:rsidRDefault="007648A1">
      <w:pPr>
        <w:pStyle w:val="ListParagraph"/>
        <w:numPr>
          <w:ilvl w:val="0"/>
          <w:numId w:val="18"/>
        </w:numPr>
        <w:spacing w:after="0"/>
        <w:rPr>
          <w:ins w:id="436" w:author="Darcy Webber" w:date="2021-12-12T15:08:00Z"/>
          <w:rFonts w:ascii="Times New Roman" w:hAnsi="Times New Roman" w:cs="Times New Roman"/>
          <w:lang w:val="en-US"/>
          <w:rPrChange w:id="437" w:author="Darcy Webber" w:date="2021-12-12T15:09:00Z">
            <w:rPr>
              <w:ins w:id="438" w:author="Darcy Webber" w:date="2021-12-12T15:08:00Z"/>
              <w:lang w:val="en-US"/>
            </w:rPr>
          </w:rPrChange>
        </w:rPr>
        <w:pPrChange w:id="439" w:author="Darcy Webber" w:date="2021-12-12T15:09:00Z">
          <w:pPr>
            <w:spacing w:after="0"/>
          </w:pPr>
        </w:pPrChange>
      </w:pPr>
      <w:ins w:id="440" w:author="Darcy Webber" w:date="2021-12-12T15:09:00Z">
        <w:r>
          <w:rPr>
            <w:rFonts w:ascii="Times New Roman" w:hAnsi="Times New Roman" w:cs="Times New Roman"/>
            <w:lang w:val="en-US"/>
          </w:rPr>
          <w:t>“stars”</w:t>
        </w:r>
      </w:ins>
      <w:ins w:id="441" w:author="Darcy Webber" w:date="2021-12-12T15:11:00Z">
        <w:r w:rsidR="00FB303E">
          <w:rPr>
            <w:rFonts w:ascii="Times New Roman" w:hAnsi="Times New Roman" w:cs="Times New Roman"/>
            <w:lang w:val="en-US"/>
          </w:rPr>
          <w:t xml:space="preserve"> for plotting </w:t>
        </w:r>
        <w:proofErr w:type="spellStart"/>
        <w:r w:rsidR="00FB303E">
          <w:rPr>
            <w:rFonts w:ascii="Times New Roman" w:hAnsi="Times New Roman" w:cs="Times New Roman"/>
            <w:lang w:val="en-US"/>
          </w:rPr>
          <w:t>rasters</w:t>
        </w:r>
        <w:proofErr w:type="spellEnd"/>
        <w:r w:rsidR="00FB303E">
          <w:rPr>
            <w:rFonts w:ascii="Times New Roman" w:hAnsi="Times New Roman" w:cs="Times New Roman"/>
            <w:lang w:val="en-US"/>
          </w:rPr>
          <w:t xml:space="preserve"> using </w:t>
        </w:r>
      </w:ins>
      <w:ins w:id="442" w:author="Darcy Webber" w:date="2021-12-12T15:12:00Z">
        <w:r w:rsidR="00FB303E">
          <w:rPr>
            <w:rFonts w:ascii="Times New Roman" w:hAnsi="Times New Roman" w:cs="Times New Roman"/>
            <w:lang w:val="en-US"/>
          </w:rPr>
          <w:t>“</w:t>
        </w:r>
      </w:ins>
      <w:proofErr w:type="spellStart"/>
      <w:ins w:id="443" w:author="Darcy Webber" w:date="2021-12-12T15:11:00Z">
        <w:r w:rsidR="00FB303E">
          <w:rPr>
            <w:rFonts w:ascii="Times New Roman" w:hAnsi="Times New Roman" w:cs="Times New Roman"/>
            <w:lang w:val="en-US"/>
          </w:rPr>
          <w:t>ggplot</w:t>
        </w:r>
      </w:ins>
      <w:proofErr w:type="spellEnd"/>
      <w:ins w:id="444" w:author="Darcy Webber" w:date="2021-12-12T15:12:00Z">
        <w:r w:rsidR="00FB303E">
          <w:rPr>
            <w:rFonts w:ascii="Times New Roman" w:hAnsi="Times New Roman" w:cs="Times New Roman"/>
            <w:lang w:val="en-US"/>
          </w:rPr>
          <w:t>”</w:t>
        </w:r>
      </w:ins>
      <w:ins w:id="445" w:author="Darcy Webber" w:date="2021-12-12T15:13:00Z">
        <w:r w:rsidR="00141865">
          <w:rPr>
            <w:rFonts w:ascii="Times New Roman" w:hAnsi="Times New Roman" w:cs="Times New Roman"/>
            <w:lang w:val="en-US"/>
          </w:rPr>
          <w:t>.</w:t>
        </w:r>
      </w:ins>
    </w:p>
    <w:p w14:paraId="1D59CA40" w14:textId="77777777" w:rsidR="007648A1" w:rsidRDefault="007648A1" w:rsidP="001314E1">
      <w:pPr>
        <w:spacing w:after="0"/>
        <w:rPr>
          <w:ins w:id="446" w:author="Darcy Webber" w:date="2021-12-12T15:09:00Z"/>
          <w:rFonts w:ascii="Times New Roman" w:hAnsi="Times New Roman" w:cs="Times New Roman"/>
          <w:lang w:val="en-US"/>
        </w:rPr>
      </w:pPr>
    </w:p>
    <w:p w14:paraId="17F0C57F" w14:textId="3405E91D" w:rsidR="00576ECC" w:rsidRDefault="001B5747" w:rsidP="001314E1">
      <w:pPr>
        <w:spacing w:after="0"/>
        <w:rPr>
          <w:ins w:id="447" w:author="Darcy Webber" w:date="2021-12-12T12:58:00Z"/>
          <w:rFonts w:ascii="Times New Roman" w:hAnsi="Times New Roman" w:cs="Times New Roman"/>
          <w:lang w:val="en-US"/>
        </w:rPr>
      </w:pPr>
      <w:ins w:id="448" w:author="Darcy Webber" w:date="2021-12-12T15:12:00Z">
        <w:r>
          <w:rPr>
            <w:rFonts w:ascii="Times New Roman" w:hAnsi="Times New Roman" w:cs="Times New Roman"/>
            <w:lang w:val="en-US"/>
          </w:rPr>
          <w:t xml:space="preserve">Also, </w:t>
        </w:r>
      </w:ins>
      <w:ins w:id="449" w:author="Darcy Webber" w:date="2021-12-12T12:56:00Z">
        <w:r w:rsidR="000150E4">
          <w:rPr>
            <w:rFonts w:ascii="Times New Roman" w:hAnsi="Times New Roman" w:cs="Times New Roman"/>
            <w:lang w:val="en-US"/>
          </w:rPr>
          <w:t>two different polygons are loaded</w:t>
        </w:r>
      </w:ins>
      <w:ins w:id="450" w:author="Darcy Webber" w:date="2021-12-12T19:00:00Z">
        <w:r w:rsidR="0068024E">
          <w:rPr>
            <w:rFonts w:ascii="Times New Roman" w:hAnsi="Times New Roman" w:cs="Times New Roman"/>
            <w:lang w:val="en-US"/>
          </w:rPr>
          <w:t xml:space="preserve"> using the “</w:t>
        </w:r>
        <w:proofErr w:type="spellStart"/>
        <w:r w:rsidR="0068024E">
          <w:rPr>
            <w:rFonts w:ascii="Times New Roman" w:hAnsi="Times New Roman" w:cs="Times New Roman"/>
            <w:lang w:val="en-US"/>
          </w:rPr>
          <w:t>nzsf</w:t>
        </w:r>
        <w:proofErr w:type="spellEnd"/>
        <w:r w:rsidR="0068024E">
          <w:rPr>
            <w:rFonts w:ascii="Times New Roman" w:hAnsi="Times New Roman" w:cs="Times New Roman"/>
            <w:lang w:val="en-US"/>
          </w:rPr>
          <w:t>” function “</w:t>
        </w:r>
        <w:proofErr w:type="spellStart"/>
        <w:r w:rsidR="0068024E">
          <w:rPr>
            <w:rFonts w:ascii="Times New Roman" w:hAnsi="Times New Roman" w:cs="Times New Roman"/>
            <w:lang w:val="en-US"/>
          </w:rPr>
          <w:t>get_statistical</w:t>
        </w:r>
      </w:ins>
      <w:ins w:id="451" w:author="Darcy Webber" w:date="2021-12-12T19:01:00Z">
        <w:r w:rsidR="0068024E">
          <w:rPr>
            <w:rFonts w:ascii="Times New Roman" w:hAnsi="Times New Roman" w:cs="Times New Roman"/>
            <w:lang w:val="en-US"/>
          </w:rPr>
          <w:t>_areas</w:t>
        </w:r>
      </w:ins>
      <w:proofErr w:type="spellEnd"/>
      <w:ins w:id="452" w:author="Darcy Webber" w:date="2021-12-12T19:00:00Z">
        <w:r w:rsidR="0068024E">
          <w:rPr>
            <w:rFonts w:ascii="Times New Roman" w:hAnsi="Times New Roman" w:cs="Times New Roman"/>
            <w:lang w:val="en-US"/>
          </w:rPr>
          <w:t>”</w:t>
        </w:r>
      </w:ins>
      <w:ins w:id="453" w:author="Darcy Webber" w:date="2021-12-12T12:56:00Z">
        <w:r w:rsidR="000150E4">
          <w:rPr>
            <w:rFonts w:ascii="Times New Roman" w:hAnsi="Times New Roman" w:cs="Times New Roman"/>
            <w:lang w:val="en-US"/>
          </w:rPr>
          <w:t xml:space="preserve"> – the New Zealand Exclusive Economic Zone (EEZ) and the CRA</w:t>
        </w:r>
      </w:ins>
      <w:ins w:id="454" w:author="Darcy Webber" w:date="2021-12-13T15:50:00Z">
        <w:r w:rsidR="00684272">
          <w:rPr>
            <w:rFonts w:ascii="Times New Roman" w:hAnsi="Times New Roman" w:cs="Times New Roman"/>
            <w:lang w:val="en-US"/>
          </w:rPr>
          <w:t> </w:t>
        </w:r>
      </w:ins>
      <w:ins w:id="455" w:author="Darcy Webber" w:date="2021-12-12T12:56:00Z">
        <w:r w:rsidR="000150E4">
          <w:rPr>
            <w:rFonts w:ascii="Times New Roman" w:hAnsi="Times New Roman" w:cs="Times New Roman"/>
            <w:lang w:val="en-US"/>
          </w:rPr>
          <w:t>1 Quota Manag</w:t>
        </w:r>
      </w:ins>
      <w:ins w:id="456" w:author="Darcy Webber" w:date="2021-12-12T12:57:00Z">
        <w:r w:rsidR="000150E4">
          <w:rPr>
            <w:rFonts w:ascii="Times New Roman" w:hAnsi="Times New Roman" w:cs="Times New Roman"/>
            <w:lang w:val="en-US"/>
          </w:rPr>
          <w:t>ement Area (QMA):</w:t>
        </w:r>
      </w:ins>
    </w:p>
    <w:p w14:paraId="3325C15E" w14:textId="77777777" w:rsidR="001314E1" w:rsidRPr="002968BC" w:rsidRDefault="001314E1">
      <w:pPr>
        <w:spacing w:after="0"/>
        <w:rPr>
          <w:ins w:id="457" w:author="Darcy Webber" w:date="2021-12-12T08:35:00Z"/>
          <w:rFonts w:ascii="Times New Roman" w:hAnsi="Times New Roman" w:cs="Times New Roman"/>
          <w:lang w:val="en-US"/>
          <w:rPrChange w:id="458" w:author="Darcy Webber" w:date="2021-12-12T08:37:00Z">
            <w:rPr>
              <w:ins w:id="459" w:author="Darcy Webber" w:date="2021-12-12T08:35:00Z"/>
              <w:lang w:val="en-US"/>
            </w:rPr>
          </w:rPrChange>
        </w:rPr>
        <w:pPrChange w:id="460" w:author="Darcy Webber" w:date="2021-12-12T12:58:00Z">
          <w:pPr/>
        </w:pPrChange>
      </w:pPr>
    </w:p>
    <w:p w14:paraId="365F278A" w14:textId="77777777" w:rsidR="00336474" w:rsidRPr="005D40AB" w:rsidRDefault="00336474" w:rsidP="003B66C0">
      <w:pPr>
        <w:shd w:val="clear" w:color="auto" w:fill="F2F2F2" w:themeFill="background1" w:themeFillShade="F2"/>
        <w:spacing w:after="0"/>
        <w:rPr>
          <w:ins w:id="461" w:author="Darcy Webber" w:date="2021-12-12T08:36:00Z"/>
          <w:rFonts w:ascii="Cambria Math" w:hAnsi="Cambria Math" w:cs="Courier New"/>
          <w:lang w:val="en-US"/>
        </w:rPr>
      </w:pPr>
      <w:ins w:id="462" w:author="Darcy Webber" w:date="2021-12-12T08:36:00Z">
        <w:r w:rsidRPr="005D40AB">
          <w:rPr>
            <w:rFonts w:ascii="Cambria Math" w:hAnsi="Cambria Math" w:cs="Courier New"/>
            <w:lang w:val="en-US"/>
          </w:rPr>
          <w:t>library(</w:t>
        </w:r>
        <w:proofErr w:type="spellStart"/>
        <w:r w:rsidRPr="005D40AB">
          <w:rPr>
            <w:rFonts w:ascii="Cambria Math" w:hAnsi="Cambria Math" w:cs="Courier New"/>
            <w:lang w:val="en-US"/>
          </w:rPr>
          <w:t>nzsf</w:t>
        </w:r>
        <w:proofErr w:type="spellEnd"/>
        <w:r w:rsidRPr="005D40AB">
          <w:rPr>
            <w:rFonts w:ascii="Cambria Math" w:hAnsi="Cambria Math" w:cs="Courier New"/>
            <w:lang w:val="en-US"/>
          </w:rPr>
          <w:t>)</w:t>
        </w:r>
      </w:ins>
    </w:p>
    <w:p w14:paraId="7B7CB777" w14:textId="77777777" w:rsidR="00336474" w:rsidRPr="005D40AB" w:rsidRDefault="00336474" w:rsidP="003B66C0">
      <w:pPr>
        <w:shd w:val="clear" w:color="auto" w:fill="F2F2F2" w:themeFill="background1" w:themeFillShade="F2"/>
        <w:spacing w:after="0"/>
        <w:rPr>
          <w:ins w:id="463" w:author="Darcy Webber" w:date="2021-12-12T08:36:00Z"/>
          <w:rFonts w:ascii="Cambria Math" w:hAnsi="Cambria Math" w:cs="Courier New"/>
          <w:lang w:val="en-US"/>
        </w:rPr>
      </w:pPr>
      <w:ins w:id="464" w:author="Darcy Webber" w:date="2021-12-12T08:36:00Z">
        <w:r w:rsidRPr="005D40AB">
          <w:rPr>
            <w:rFonts w:ascii="Cambria Math" w:hAnsi="Cambria Math" w:cs="Courier New"/>
            <w:lang w:val="en-US"/>
          </w:rPr>
          <w:t>library(</w:t>
        </w:r>
        <w:proofErr w:type="spellStart"/>
        <w:r w:rsidRPr="005D40AB">
          <w:rPr>
            <w:rFonts w:ascii="Cambria Math" w:hAnsi="Cambria Math" w:cs="Courier New"/>
            <w:lang w:val="en-US"/>
          </w:rPr>
          <w:t>ggspatial</w:t>
        </w:r>
        <w:proofErr w:type="spellEnd"/>
        <w:r w:rsidRPr="005D40AB">
          <w:rPr>
            <w:rFonts w:ascii="Cambria Math" w:hAnsi="Cambria Math" w:cs="Courier New"/>
            <w:lang w:val="en-US"/>
          </w:rPr>
          <w:t>)</w:t>
        </w:r>
      </w:ins>
    </w:p>
    <w:p w14:paraId="45C0FFF6" w14:textId="47E0A582" w:rsidR="005806EB" w:rsidRPr="005D40AB" w:rsidRDefault="005806EB" w:rsidP="005806EB">
      <w:pPr>
        <w:shd w:val="clear" w:color="auto" w:fill="F2F2F2" w:themeFill="background1" w:themeFillShade="F2"/>
        <w:spacing w:after="0"/>
        <w:rPr>
          <w:ins w:id="465" w:author="Darcy Webber" w:date="2021-12-12T15:07:00Z"/>
          <w:rFonts w:ascii="Cambria Math" w:hAnsi="Cambria Math" w:cs="Courier New"/>
          <w:lang w:val="en-US"/>
        </w:rPr>
      </w:pPr>
      <w:ins w:id="466" w:author="Darcy Webber" w:date="2021-12-12T15:07:00Z">
        <w:r w:rsidRPr="005D40AB">
          <w:rPr>
            <w:rFonts w:ascii="Cambria Math" w:hAnsi="Cambria Math" w:cs="Courier New"/>
            <w:lang w:val="en-US"/>
          </w:rPr>
          <w:t>library(</w:t>
        </w:r>
      </w:ins>
      <w:ins w:id="467" w:author="Darcy Webber" w:date="2021-12-12T15:08:00Z">
        <w:r>
          <w:rPr>
            <w:rFonts w:ascii="Cambria Math" w:hAnsi="Cambria Math" w:cs="Courier New"/>
            <w:lang w:val="en-US"/>
          </w:rPr>
          <w:t>stars</w:t>
        </w:r>
      </w:ins>
      <w:ins w:id="468" w:author="Darcy Webber" w:date="2021-12-12T15:07:00Z">
        <w:r w:rsidRPr="005D40AB">
          <w:rPr>
            <w:rFonts w:ascii="Cambria Math" w:hAnsi="Cambria Math" w:cs="Courier New"/>
            <w:lang w:val="en-US"/>
          </w:rPr>
          <w:t>)</w:t>
        </w:r>
      </w:ins>
    </w:p>
    <w:p w14:paraId="7A97445E" w14:textId="19EAF936" w:rsidR="00336474" w:rsidRDefault="00336474" w:rsidP="003B66C0">
      <w:pPr>
        <w:shd w:val="clear" w:color="auto" w:fill="F2F2F2" w:themeFill="background1" w:themeFillShade="F2"/>
        <w:spacing w:after="0"/>
        <w:rPr>
          <w:ins w:id="469" w:author="Darcy Webber" w:date="2021-12-12T12:55:00Z"/>
          <w:rFonts w:ascii="Cambria Math" w:hAnsi="Cambria Math" w:cs="Courier New"/>
          <w:lang w:val="en-US"/>
        </w:rPr>
      </w:pPr>
    </w:p>
    <w:p w14:paraId="6667464F" w14:textId="1855C4E9" w:rsidR="00295F36" w:rsidRDefault="000D17BC" w:rsidP="003B66C0">
      <w:pPr>
        <w:shd w:val="clear" w:color="auto" w:fill="F2F2F2" w:themeFill="background1" w:themeFillShade="F2"/>
        <w:spacing w:after="0"/>
        <w:rPr>
          <w:ins w:id="470" w:author="Darcy Webber" w:date="2021-12-12T12:55:00Z"/>
          <w:rFonts w:ascii="Cambria Math" w:hAnsi="Cambria Math" w:cs="Courier New"/>
          <w:lang w:val="en-US"/>
        </w:rPr>
      </w:pPr>
      <w:ins w:id="471" w:author="Darcy Webber" w:date="2021-12-12T12:57:00Z">
        <w:r>
          <w:rPr>
            <w:rFonts w:ascii="Cambria Math" w:hAnsi="Cambria Math" w:cs="Courier New"/>
            <w:lang w:val="en-US"/>
          </w:rPr>
          <w:t>EEZ</w:t>
        </w:r>
      </w:ins>
      <w:ins w:id="472" w:author="Darcy Webber" w:date="2021-12-12T12:55:00Z">
        <w:r w:rsidR="00295F36" w:rsidRPr="00295F36">
          <w:rPr>
            <w:rFonts w:ascii="Cambria Math" w:hAnsi="Cambria Math" w:cs="Courier New"/>
            <w:lang w:val="en-US"/>
          </w:rPr>
          <w:t xml:space="preserve"> &lt;- </w:t>
        </w:r>
        <w:proofErr w:type="spellStart"/>
        <w:r w:rsidR="00295F36" w:rsidRPr="00295F36">
          <w:rPr>
            <w:rFonts w:ascii="Cambria Math" w:hAnsi="Cambria Math" w:cs="Courier New"/>
            <w:lang w:val="en-US"/>
          </w:rPr>
          <w:t>get_statistical_</w:t>
        </w:r>
        <w:proofErr w:type="gramStart"/>
        <w:r w:rsidR="00295F36" w:rsidRPr="00295F36">
          <w:rPr>
            <w:rFonts w:ascii="Cambria Math" w:hAnsi="Cambria Math" w:cs="Courier New"/>
            <w:lang w:val="en-US"/>
          </w:rPr>
          <w:t>areas</w:t>
        </w:r>
        <w:proofErr w:type="spellEnd"/>
        <w:r w:rsidR="00295F36" w:rsidRPr="00295F36">
          <w:rPr>
            <w:rFonts w:ascii="Cambria Math" w:hAnsi="Cambria Math" w:cs="Courier New"/>
            <w:lang w:val="en-US"/>
          </w:rPr>
          <w:t>(</w:t>
        </w:r>
        <w:proofErr w:type="gramEnd"/>
        <w:r w:rsidR="00295F36" w:rsidRPr="00295F36">
          <w:rPr>
            <w:rFonts w:ascii="Cambria Math" w:hAnsi="Cambria Math" w:cs="Courier New"/>
            <w:lang w:val="en-US"/>
          </w:rPr>
          <w:t xml:space="preserve">area = "EEZ", </w:t>
        </w:r>
        <w:proofErr w:type="spellStart"/>
        <w:r w:rsidR="00295F36" w:rsidRPr="00295F36">
          <w:rPr>
            <w:rFonts w:ascii="Cambria Math" w:hAnsi="Cambria Math" w:cs="Courier New"/>
            <w:lang w:val="en-US"/>
          </w:rPr>
          <w:t>proj</w:t>
        </w:r>
        <w:proofErr w:type="spellEnd"/>
        <w:r w:rsidR="00295F36" w:rsidRPr="00295F36">
          <w:rPr>
            <w:rFonts w:ascii="Cambria Math" w:hAnsi="Cambria Math" w:cs="Courier New"/>
            <w:lang w:val="en-US"/>
          </w:rPr>
          <w:t xml:space="preserve"> = </w:t>
        </w:r>
        <w:proofErr w:type="spellStart"/>
        <w:r w:rsidR="00295F36" w:rsidRPr="00295F36">
          <w:rPr>
            <w:rFonts w:ascii="Cambria Math" w:hAnsi="Cambria Math" w:cs="Courier New"/>
            <w:lang w:val="en-US"/>
          </w:rPr>
          <w:t>proj_nzsf</w:t>
        </w:r>
        <w:proofErr w:type="spellEnd"/>
        <w:r w:rsidR="00295F36" w:rsidRPr="00295F36">
          <w:rPr>
            <w:rFonts w:ascii="Cambria Math" w:hAnsi="Cambria Math" w:cs="Courier New"/>
            <w:lang w:val="en-US"/>
          </w:rPr>
          <w:t>())</w:t>
        </w:r>
      </w:ins>
    </w:p>
    <w:p w14:paraId="6796ED0E" w14:textId="77777777" w:rsidR="00295F36" w:rsidRDefault="00295F36" w:rsidP="003B66C0">
      <w:pPr>
        <w:shd w:val="clear" w:color="auto" w:fill="F2F2F2" w:themeFill="background1" w:themeFillShade="F2"/>
        <w:spacing w:after="0"/>
        <w:rPr>
          <w:ins w:id="473" w:author="Darcy Webber" w:date="2021-12-12T08:44:00Z"/>
          <w:rFonts w:ascii="Cambria Math" w:hAnsi="Cambria Math" w:cs="Courier New"/>
          <w:lang w:val="en-US"/>
        </w:rPr>
      </w:pPr>
    </w:p>
    <w:p w14:paraId="54746AA2" w14:textId="4E420736" w:rsidR="00904A6B" w:rsidRPr="00904A6B" w:rsidRDefault="000D17BC" w:rsidP="00904A6B">
      <w:pPr>
        <w:shd w:val="clear" w:color="auto" w:fill="F2F2F2" w:themeFill="background1" w:themeFillShade="F2"/>
        <w:spacing w:after="0"/>
        <w:rPr>
          <w:ins w:id="474" w:author="Darcy Webber" w:date="2021-12-12T08:44:00Z"/>
          <w:rFonts w:ascii="Cambria Math" w:hAnsi="Cambria Math" w:cs="Courier New"/>
          <w:lang w:val="en-US"/>
        </w:rPr>
      </w:pPr>
      <w:ins w:id="475" w:author="Darcy Webber" w:date="2021-12-12T12:57:00Z">
        <w:r>
          <w:rPr>
            <w:rFonts w:ascii="Cambria Math" w:hAnsi="Cambria Math" w:cs="Courier New"/>
            <w:lang w:val="en-US"/>
          </w:rPr>
          <w:t>C</w:t>
        </w:r>
      </w:ins>
      <w:ins w:id="476" w:author="Darcy Webber" w:date="2021-12-12T12:58:00Z">
        <w:r>
          <w:rPr>
            <w:rFonts w:ascii="Cambria Math" w:hAnsi="Cambria Math" w:cs="Courier New"/>
            <w:lang w:val="en-US"/>
          </w:rPr>
          <w:t>RA1</w:t>
        </w:r>
      </w:ins>
      <w:ins w:id="477" w:author="Darcy Webber" w:date="2021-12-12T08:44:00Z">
        <w:r w:rsidR="00904A6B" w:rsidRPr="00904A6B">
          <w:rPr>
            <w:rFonts w:ascii="Cambria Math" w:hAnsi="Cambria Math" w:cs="Courier New"/>
            <w:lang w:val="en-US"/>
          </w:rPr>
          <w:t xml:space="preserve"> &lt;- </w:t>
        </w:r>
        <w:proofErr w:type="spellStart"/>
        <w:r w:rsidR="00904A6B" w:rsidRPr="00904A6B">
          <w:rPr>
            <w:rFonts w:ascii="Cambria Math" w:hAnsi="Cambria Math" w:cs="Courier New"/>
            <w:lang w:val="en-US"/>
          </w:rPr>
          <w:t>get_statistical_</w:t>
        </w:r>
        <w:proofErr w:type="gramStart"/>
        <w:r w:rsidR="00904A6B" w:rsidRPr="00904A6B">
          <w:rPr>
            <w:rFonts w:ascii="Cambria Math" w:hAnsi="Cambria Math" w:cs="Courier New"/>
            <w:lang w:val="en-US"/>
          </w:rPr>
          <w:t>areas</w:t>
        </w:r>
        <w:proofErr w:type="spellEnd"/>
        <w:r w:rsidR="00904A6B" w:rsidRPr="00904A6B">
          <w:rPr>
            <w:rFonts w:ascii="Cambria Math" w:hAnsi="Cambria Math" w:cs="Courier New"/>
            <w:lang w:val="en-US"/>
          </w:rPr>
          <w:t>(</w:t>
        </w:r>
        <w:proofErr w:type="gramEnd"/>
        <w:r w:rsidR="00904A6B" w:rsidRPr="00904A6B">
          <w:rPr>
            <w:rFonts w:ascii="Cambria Math" w:hAnsi="Cambria Math" w:cs="Courier New"/>
            <w:lang w:val="en-US"/>
          </w:rPr>
          <w:t xml:space="preserve">area = "CRA", </w:t>
        </w:r>
        <w:proofErr w:type="spellStart"/>
        <w:r w:rsidR="00904A6B" w:rsidRPr="00904A6B">
          <w:rPr>
            <w:rFonts w:ascii="Cambria Math" w:hAnsi="Cambria Math" w:cs="Courier New"/>
            <w:lang w:val="en-US"/>
          </w:rPr>
          <w:t>proj</w:t>
        </w:r>
        <w:proofErr w:type="spellEnd"/>
        <w:r w:rsidR="00904A6B" w:rsidRPr="00904A6B">
          <w:rPr>
            <w:rFonts w:ascii="Cambria Math" w:hAnsi="Cambria Math" w:cs="Courier New"/>
            <w:lang w:val="en-US"/>
          </w:rPr>
          <w:t xml:space="preserve"> = </w:t>
        </w:r>
        <w:proofErr w:type="spellStart"/>
        <w:r w:rsidR="00904A6B" w:rsidRPr="00904A6B">
          <w:rPr>
            <w:rFonts w:ascii="Cambria Math" w:hAnsi="Cambria Math" w:cs="Courier New"/>
            <w:lang w:val="en-US"/>
          </w:rPr>
          <w:t>proj_nzsf</w:t>
        </w:r>
        <w:proofErr w:type="spellEnd"/>
        <w:r w:rsidR="00904A6B" w:rsidRPr="00904A6B">
          <w:rPr>
            <w:rFonts w:ascii="Cambria Math" w:hAnsi="Cambria Math" w:cs="Courier New"/>
            <w:lang w:val="en-US"/>
          </w:rPr>
          <w:t xml:space="preserve">()) %&gt;% </w:t>
        </w:r>
      </w:ins>
    </w:p>
    <w:p w14:paraId="257A1FCA" w14:textId="634789E9" w:rsidR="00904A6B" w:rsidRDefault="00904A6B" w:rsidP="00904A6B">
      <w:pPr>
        <w:shd w:val="clear" w:color="auto" w:fill="F2F2F2" w:themeFill="background1" w:themeFillShade="F2"/>
        <w:spacing w:after="0"/>
        <w:rPr>
          <w:ins w:id="478" w:author="Darcy Webber" w:date="2021-12-12T08:36:00Z"/>
          <w:rFonts w:ascii="Cambria Math" w:hAnsi="Cambria Math" w:cs="Courier New"/>
          <w:lang w:val="en-US"/>
        </w:rPr>
      </w:pPr>
      <w:ins w:id="479" w:author="Darcy Webber" w:date="2021-12-12T08:44:00Z">
        <w:r w:rsidRPr="00904A6B">
          <w:rPr>
            <w:rFonts w:ascii="Cambria Math" w:hAnsi="Cambria Math" w:cs="Courier New"/>
            <w:lang w:val="en-US"/>
          </w:rPr>
          <w:t xml:space="preserve">  </w:t>
        </w:r>
        <w:proofErr w:type="gramStart"/>
        <w:r w:rsidRPr="00904A6B">
          <w:rPr>
            <w:rFonts w:ascii="Cambria Math" w:hAnsi="Cambria Math" w:cs="Courier New"/>
            <w:lang w:val="en-US"/>
          </w:rPr>
          <w:t>filter(</w:t>
        </w:r>
        <w:proofErr w:type="gramEnd"/>
        <w:r w:rsidRPr="00904A6B">
          <w:rPr>
            <w:rFonts w:ascii="Cambria Math" w:hAnsi="Cambria Math" w:cs="Courier New"/>
            <w:lang w:val="en-US"/>
          </w:rPr>
          <w:t>QMA %in% "CRA1")</w:t>
        </w:r>
      </w:ins>
    </w:p>
    <w:p w14:paraId="7C0FE179" w14:textId="3AF6DFA7" w:rsidR="0016377F" w:rsidRDefault="0016377F" w:rsidP="0083536E">
      <w:pPr>
        <w:shd w:val="clear" w:color="auto" w:fill="FFFFFF" w:themeFill="background1"/>
        <w:spacing w:after="0"/>
        <w:rPr>
          <w:ins w:id="480" w:author="Darcy Webber" w:date="2021-12-14T08:34:00Z"/>
          <w:rFonts w:ascii="Cambria Math" w:hAnsi="Cambria Math"/>
          <w:lang w:val="en-US"/>
        </w:rPr>
      </w:pPr>
    </w:p>
    <w:p w14:paraId="0846537F" w14:textId="09C621F9" w:rsidR="0052517E" w:rsidRPr="00BF68A4" w:rsidRDefault="00BF68A4" w:rsidP="0083536E">
      <w:pPr>
        <w:shd w:val="clear" w:color="auto" w:fill="FFFFFF" w:themeFill="background1"/>
        <w:spacing w:after="0"/>
        <w:rPr>
          <w:ins w:id="481" w:author="Darcy Webber" w:date="2021-12-12T12:57:00Z"/>
          <w:rFonts w:ascii="Cambria Math" w:hAnsi="Cambria Math"/>
          <w:lang w:val="en-US"/>
          <w:rPrChange w:id="482" w:author="Darcy Webber" w:date="2021-12-14T08:35:00Z">
            <w:rPr>
              <w:ins w:id="483" w:author="Darcy Webber" w:date="2021-12-12T12:57:00Z"/>
              <w:rFonts w:ascii="Times New Roman" w:hAnsi="Times New Roman" w:cs="Times New Roman"/>
              <w:lang w:val="en-US"/>
            </w:rPr>
          </w:rPrChange>
        </w:rPr>
      </w:pPr>
      <w:ins w:id="484" w:author="Darcy Webber" w:date="2021-12-14T08:34:00Z">
        <w:r>
          <w:rPr>
            <w:rFonts w:ascii="Times New Roman" w:hAnsi="Times New Roman" w:cs="Times New Roman"/>
          </w:rPr>
          <w:t>T</w:t>
        </w:r>
        <w:r w:rsidRPr="004E3AD0">
          <w:rPr>
            <w:rFonts w:ascii="Times New Roman" w:hAnsi="Times New Roman" w:cs="Times New Roman"/>
          </w:rPr>
          <w:t xml:space="preserve">he </w:t>
        </w:r>
      </w:ins>
      <w:ins w:id="485" w:author="Darcy Webber" w:date="2021-12-14T08:35:00Z">
        <w:r>
          <w:rPr>
            <w:rFonts w:ascii="Times New Roman" w:hAnsi="Times New Roman" w:cs="Times New Roman"/>
          </w:rPr>
          <w:t xml:space="preserve">9191 </w:t>
        </w:r>
      </w:ins>
      <w:ins w:id="486" w:author="Darcy Webber" w:date="2021-12-14T08:34:00Z">
        <w:r w:rsidRPr="004E3AD0">
          <w:rPr>
            <w:rFonts w:ascii="Times New Roman" w:hAnsi="Times New Roman" w:cs="Times New Roman"/>
          </w:rPr>
          <w:t>equal area projection</w:t>
        </w:r>
      </w:ins>
      <w:ins w:id="487" w:author="Darcy Webber" w:date="2021-12-14T08:35:00Z">
        <w:r>
          <w:rPr>
            <w:rFonts w:ascii="Times New Roman" w:hAnsi="Times New Roman" w:cs="Times New Roman"/>
          </w:rPr>
          <w:t xml:space="preserve"> is contained within the function</w:t>
        </w:r>
      </w:ins>
      <w:ins w:id="488" w:author="Darcy Webber" w:date="2021-12-14T08:34:00Z">
        <w:r w:rsidRPr="004E3AD0">
          <w:rPr>
            <w:rFonts w:ascii="Times New Roman" w:hAnsi="Times New Roman" w:cs="Times New Roman"/>
          </w:rPr>
          <w:t xml:space="preserve"> </w:t>
        </w:r>
        <w:r>
          <w:rPr>
            <w:rFonts w:ascii="Times New Roman" w:hAnsi="Times New Roman" w:cs="Times New Roman"/>
          </w:rPr>
          <w:t>“</w:t>
        </w:r>
        <w:proofErr w:type="spellStart"/>
        <w:r w:rsidRPr="004E3AD0">
          <w:rPr>
            <w:rFonts w:ascii="Times New Roman" w:hAnsi="Times New Roman" w:cs="Times New Roman"/>
          </w:rPr>
          <w:t>proj</w:t>
        </w:r>
        <w:r>
          <w:rPr>
            <w:rFonts w:ascii="Times New Roman" w:hAnsi="Times New Roman" w:cs="Times New Roman"/>
          </w:rPr>
          <w:t>_</w:t>
        </w:r>
        <w:r w:rsidRPr="004E3AD0">
          <w:rPr>
            <w:rFonts w:ascii="Times New Roman" w:hAnsi="Times New Roman" w:cs="Times New Roman"/>
          </w:rPr>
          <w:t>nzsf</w:t>
        </w:r>
        <w:proofErr w:type="spellEnd"/>
        <w:r>
          <w:rPr>
            <w:rFonts w:ascii="Times New Roman" w:hAnsi="Times New Roman" w:cs="Times New Roman"/>
          </w:rPr>
          <w:t>”</w:t>
        </w:r>
      </w:ins>
      <w:ins w:id="489" w:author="Darcy Webber" w:date="2021-12-14T08:35:00Z">
        <w:r>
          <w:rPr>
            <w:rFonts w:ascii="Times New Roman" w:hAnsi="Times New Roman" w:cs="Times New Roman"/>
          </w:rPr>
          <w:t>.</w:t>
        </w:r>
        <w:r>
          <w:rPr>
            <w:rFonts w:ascii="Cambria Math" w:hAnsi="Cambria Math"/>
            <w:lang w:val="en-US"/>
          </w:rPr>
          <w:t xml:space="preserve"> </w:t>
        </w:r>
      </w:ins>
      <w:ins w:id="490" w:author="Darcy Webber" w:date="2021-12-12T12:59:00Z">
        <w:r w:rsidR="00A22AF6">
          <w:rPr>
            <w:rFonts w:ascii="Times New Roman" w:hAnsi="Times New Roman" w:cs="Times New Roman"/>
            <w:lang w:val="en-US"/>
          </w:rPr>
          <w:t>Using the EEZ and CRA</w:t>
        </w:r>
      </w:ins>
      <w:ins w:id="491" w:author="Darcy Webber" w:date="2021-12-13T15:47:00Z">
        <w:r w:rsidR="008043EB">
          <w:rPr>
            <w:rFonts w:ascii="Times New Roman" w:hAnsi="Times New Roman" w:cs="Times New Roman"/>
            <w:lang w:val="en-US"/>
          </w:rPr>
          <w:t> </w:t>
        </w:r>
      </w:ins>
      <w:ins w:id="492" w:author="Darcy Webber" w:date="2021-12-12T12:59:00Z">
        <w:r w:rsidR="00A22AF6">
          <w:rPr>
            <w:rFonts w:ascii="Times New Roman" w:hAnsi="Times New Roman" w:cs="Times New Roman"/>
            <w:lang w:val="en-US"/>
          </w:rPr>
          <w:t xml:space="preserve">1 polygons, </w:t>
        </w:r>
      </w:ins>
      <w:ins w:id="493" w:author="Darcy Webber" w:date="2021-12-12T12:57:00Z">
        <w:r w:rsidR="0052517E">
          <w:rPr>
            <w:rFonts w:ascii="Times New Roman" w:hAnsi="Times New Roman" w:cs="Times New Roman"/>
            <w:lang w:val="en-US"/>
          </w:rPr>
          <w:t>polygons of standard grids at 64 km and 256 km resolutions are created</w:t>
        </w:r>
      </w:ins>
      <w:ins w:id="494" w:author="Darcy Webber" w:date="2021-12-12T18:59:00Z">
        <w:r w:rsidR="00E50698">
          <w:rPr>
            <w:rFonts w:ascii="Times New Roman" w:hAnsi="Times New Roman" w:cs="Times New Roman"/>
            <w:lang w:val="en-US"/>
          </w:rPr>
          <w:t xml:space="preserve"> using the “</w:t>
        </w:r>
        <w:proofErr w:type="spellStart"/>
        <w:r w:rsidR="00E50698">
          <w:rPr>
            <w:rFonts w:ascii="Times New Roman" w:hAnsi="Times New Roman" w:cs="Times New Roman"/>
            <w:lang w:val="en-US"/>
          </w:rPr>
          <w:t>nzsf</w:t>
        </w:r>
        <w:proofErr w:type="spellEnd"/>
        <w:r w:rsidR="00E50698">
          <w:rPr>
            <w:rFonts w:ascii="Times New Roman" w:hAnsi="Times New Roman" w:cs="Times New Roman"/>
            <w:lang w:val="en-US"/>
          </w:rPr>
          <w:t>” function “</w:t>
        </w:r>
        <w:proofErr w:type="spellStart"/>
        <w:r w:rsidR="00E50698">
          <w:rPr>
            <w:rFonts w:ascii="Times New Roman" w:hAnsi="Times New Roman" w:cs="Times New Roman"/>
            <w:lang w:val="en-US"/>
          </w:rPr>
          <w:t>get_standard_grid</w:t>
        </w:r>
        <w:proofErr w:type="spellEnd"/>
        <w:r w:rsidR="00E50698">
          <w:rPr>
            <w:rFonts w:ascii="Times New Roman" w:hAnsi="Times New Roman" w:cs="Times New Roman"/>
            <w:lang w:val="en-US"/>
          </w:rPr>
          <w:t>”</w:t>
        </w:r>
      </w:ins>
      <w:ins w:id="495" w:author="Darcy Webber" w:date="2021-12-12T12:57:00Z">
        <w:r w:rsidR="0052517E">
          <w:rPr>
            <w:rFonts w:ascii="Times New Roman" w:hAnsi="Times New Roman" w:cs="Times New Roman"/>
            <w:lang w:val="en-US"/>
          </w:rPr>
          <w:t>:</w:t>
        </w:r>
      </w:ins>
    </w:p>
    <w:p w14:paraId="335AD6ED" w14:textId="739E7A23" w:rsidR="0052517E" w:rsidRDefault="0052517E" w:rsidP="0083536E">
      <w:pPr>
        <w:shd w:val="clear" w:color="auto" w:fill="FFFFFF" w:themeFill="background1"/>
        <w:spacing w:after="0"/>
        <w:rPr>
          <w:ins w:id="496" w:author="Darcy Webber" w:date="2021-12-12T12:57:00Z"/>
          <w:rFonts w:ascii="Times New Roman" w:hAnsi="Times New Roman" w:cs="Times New Roman"/>
          <w:lang w:val="en-US"/>
        </w:rPr>
      </w:pPr>
    </w:p>
    <w:p w14:paraId="1609CA03" w14:textId="20E91259" w:rsidR="0052517E" w:rsidRPr="00E6191D" w:rsidRDefault="0052517E" w:rsidP="0052517E">
      <w:pPr>
        <w:shd w:val="clear" w:color="auto" w:fill="F2F2F2" w:themeFill="background1" w:themeFillShade="F2"/>
        <w:spacing w:after="0"/>
        <w:rPr>
          <w:ins w:id="497" w:author="Darcy Webber" w:date="2021-12-12T12:57:00Z"/>
          <w:rFonts w:ascii="Cambria Math" w:hAnsi="Cambria Math"/>
          <w:lang w:val="en-US"/>
        </w:rPr>
      </w:pPr>
      <w:ins w:id="498" w:author="Darcy Webber" w:date="2021-12-12T12:57:00Z">
        <w:r w:rsidRPr="00E6191D">
          <w:rPr>
            <w:rFonts w:ascii="Cambria Math" w:hAnsi="Cambria Math"/>
            <w:lang w:val="en-US"/>
          </w:rPr>
          <w:t>grd2</w:t>
        </w:r>
        <w:r>
          <w:rPr>
            <w:rFonts w:ascii="Cambria Math" w:hAnsi="Cambria Math"/>
            <w:lang w:val="en-US"/>
          </w:rPr>
          <w:t>56</w:t>
        </w:r>
        <w:r w:rsidRPr="00E6191D">
          <w:rPr>
            <w:rFonts w:ascii="Cambria Math" w:hAnsi="Cambria Math"/>
            <w:lang w:val="en-US"/>
          </w:rPr>
          <w:t>_</w:t>
        </w:r>
      </w:ins>
      <w:ins w:id="499" w:author="Darcy Webber" w:date="2021-12-12T13:03:00Z">
        <w:r w:rsidR="004D1871">
          <w:rPr>
            <w:rFonts w:ascii="Cambria Math" w:hAnsi="Cambria Math"/>
            <w:lang w:val="en-US"/>
          </w:rPr>
          <w:t>cra</w:t>
        </w:r>
      </w:ins>
      <w:ins w:id="500" w:author="Darcy Webber" w:date="2021-12-12T12:57:00Z">
        <w:r w:rsidRPr="00E6191D">
          <w:rPr>
            <w:rFonts w:ascii="Cambria Math" w:hAnsi="Cambria Math"/>
            <w:lang w:val="en-US"/>
          </w:rPr>
          <w:t xml:space="preserve">1 &lt;- </w:t>
        </w:r>
        <w:proofErr w:type="spellStart"/>
        <w:r w:rsidRPr="00E6191D">
          <w:rPr>
            <w:rFonts w:ascii="Cambria Math" w:hAnsi="Cambria Math"/>
            <w:lang w:val="en-US"/>
          </w:rPr>
          <w:t>get_standard_</w:t>
        </w:r>
        <w:proofErr w:type="gramStart"/>
        <w:r w:rsidRPr="00E6191D">
          <w:rPr>
            <w:rFonts w:ascii="Cambria Math" w:hAnsi="Cambria Math"/>
            <w:lang w:val="en-US"/>
          </w:rPr>
          <w:t>grid</w:t>
        </w:r>
        <w:proofErr w:type="spellEnd"/>
        <w:r w:rsidRPr="00E6191D">
          <w:rPr>
            <w:rFonts w:ascii="Cambria Math" w:hAnsi="Cambria Math"/>
            <w:lang w:val="en-US"/>
          </w:rPr>
          <w:t>(</w:t>
        </w:r>
        <w:proofErr w:type="spellStart"/>
        <w:proofErr w:type="gramEnd"/>
        <w:r w:rsidRPr="00E6191D">
          <w:rPr>
            <w:rFonts w:ascii="Cambria Math" w:hAnsi="Cambria Math"/>
            <w:lang w:val="en-US"/>
          </w:rPr>
          <w:t>cell_size</w:t>
        </w:r>
        <w:proofErr w:type="spellEnd"/>
        <w:r w:rsidRPr="00E6191D">
          <w:rPr>
            <w:rFonts w:ascii="Cambria Math" w:hAnsi="Cambria Math"/>
            <w:lang w:val="en-US"/>
          </w:rPr>
          <w:t xml:space="preserve"> = </w:t>
        </w:r>
        <w:r>
          <w:rPr>
            <w:rFonts w:ascii="Cambria Math" w:hAnsi="Cambria Math"/>
            <w:lang w:val="en-US"/>
          </w:rPr>
          <w:t>256</w:t>
        </w:r>
        <w:r w:rsidRPr="00E6191D">
          <w:rPr>
            <w:rFonts w:ascii="Cambria Math" w:hAnsi="Cambria Math"/>
            <w:lang w:val="en-US"/>
          </w:rPr>
          <w:t xml:space="preserve">, </w:t>
        </w:r>
      </w:ins>
    </w:p>
    <w:p w14:paraId="10979981" w14:textId="6871C4F8" w:rsidR="0052517E" w:rsidRPr="00E6191D" w:rsidRDefault="0052517E" w:rsidP="0052517E">
      <w:pPr>
        <w:shd w:val="clear" w:color="auto" w:fill="F2F2F2" w:themeFill="background1" w:themeFillShade="F2"/>
        <w:spacing w:after="0"/>
        <w:rPr>
          <w:ins w:id="501" w:author="Darcy Webber" w:date="2021-12-12T12:57:00Z"/>
          <w:rFonts w:ascii="Cambria Math" w:hAnsi="Cambria Math"/>
          <w:lang w:val="en-US"/>
        </w:rPr>
      </w:pPr>
      <w:ins w:id="502" w:author="Darcy Webber" w:date="2021-12-12T12:57:00Z">
        <w:r w:rsidRPr="00E6191D">
          <w:rPr>
            <w:rFonts w:ascii="Cambria Math" w:hAnsi="Cambria Math"/>
            <w:lang w:val="en-US"/>
          </w:rPr>
          <w:t xml:space="preserve">                                 </w:t>
        </w:r>
        <w:r>
          <w:rPr>
            <w:rFonts w:ascii="Cambria Math" w:hAnsi="Cambria Math"/>
            <w:lang w:val="en-US"/>
          </w:rPr>
          <w:t xml:space="preserve">                                  </w:t>
        </w:r>
      </w:ins>
      <w:ins w:id="503" w:author="Darcy Webber" w:date="2021-12-12T13:03:00Z">
        <w:r w:rsidR="003D7CA7">
          <w:rPr>
            <w:rFonts w:ascii="Cambria Math" w:hAnsi="Cambria Math"/>
            <w:lang w:val="en-US"/>
          </w:rPr>
          <w:t xml:space="preserve"> </w:t>
        </w:r>
      </w:ins>
      <w:proofErr w:type="spellStart"/>
      <w:ins w:id="504" w:author="Darcy Webber" w:date="2021-12-12T12:57:00Z">
        <w:r w:rsidRPr="00E6191D">
          <w:rPr>
            <w:rFonts w:ascii="Cambria Math" w:hAnsi="Cambria Math"/>
            <w:lang w:val="en-US"/>
          </w:rPr>
          <w:t>bounding_box</w:t>
        </w:r>
        <w:proofErr w:type="spellEnd"/>
        <w:r w:rsidRPr="00E6191D">
          <w:rPr>
            <w:rFonts w:ascii="Cambria Math" w:hAnsi="Cambria Math"/>
            <w:lang w:val="en-US"/>
          </w:rPr>
          <w:t xml:space="preserve"> = </w:t>
        </w:r>
        <w:proofErr w:type="spellStart"/>
        <w:r w:rsidRPr="00E6191D">
          <w:rPr>
            <w:rFonts w:ascii="Cambria Math" w:hAnsi="Cambria Math"/>
            <w:lang w:val="en-US"/>
          </w:rPr>
          <w:t>st_</w:t>
        </w:r>
        <w:proofErr w:type="gramStart"/>
        <w:r w:rsidRPr="00E6191D">
          <w:rPr>
            <w:rFonts w:ascii="Cambria Math" w:hAnsi="Cambria Math"/>
            <w:lang w:val="en-US"/>
          </w:rPr>
          <w:t>bbox</w:t>
        </w:r>
        <w:proofErr w:type="spellEnd"/>
        <w:r w:rsidRPr="00E6191D">
          <w:rPr>
            <w:rFonts w:ascii="Cambria Math" w:hAnsi="Cambria Math"/>
            <w:lang w:val="en-US"/>
          </w:rPr>
          <w:t>(</w:t>
        </w:r>
      </w:ins>
      <w:proofErr w:type="gramEnd"/>
      <w:ins w:id="505" w:author="Darcy Webber" w:date="2021-12-12T12:58:00Z">
        <w:r w:rsidR="000D17BC">
          <w:rPr>
            <w:rFonts w:ascii="Cambria Math" w:hAnsi="Cambria Math" w:cs="Courier New"/>
            <w:lang w:val="en-US"/>
          </w:rPr>
          <w:t>CRA1</w:t>
        </w:r>
      </w:ins>
      <w:ins w:id="506" w:author="Darcy Webber" w:date="2021-12-12T12:57:00Z">
        <w:r w:rsidRPr="00E6191D">
          <w:rPr>
            <w:rFonts w:ascii="Cambria Math" w:hAnsi="Cambria Math"/>
            <w:lang w:val="en-US"/>
          </w:rPr>
          <w:t xml:space="preserve">), </w:t>
        </w:r>
      </w:ins>
    </w:p>
    <w:p w14:paraId="22E8971F" w14:textId="1374FECA" w:rsidR="0052517E" w:rsidRDefault="0052517E" w:rsidP="0052517E">
      <w:pPr>
        <w:shd w:val="clear" w:color="auto" w:fill="F2F2F2" w:themeFill="background1" w:themeFillShade="F2"/>
        <w:spacing w:after="0"/>
        <w:rPr>
          <w:ins w:id="507" w:author="Darcy Webber" w:date="2021-12-12T12:57:00Z"/>
          <w:rFonts w:ascii="Cambria Math" w:hAnsi="Cambria Math"/>
          <w:lang w:val="en-US"/>
        </w:rPr>
      </w:pPr>
      <w:ins w:id="508" w:author="Darcy Webber" w:date="2021-12-12T12:57:00Z">
        <w:r w:rsidRPr="00E6191D">
          <w:rPr>
            <w:rFonts w:ascii="Cambria Math" w:hAnsi="Cambria Math"/>
            <w:lang w:val="en-US"/>
          </w:rPr>
          <w:t xml:space="preserve">                                 </w:t>
        </w:r>
        <w:r>
          <w:rPr>
            <w:rFonts w:ascii="Cambria Math" w:hAnsi="Cambria Math"/>
            <w:lang w:val="en-US"/>
          </w:rPr>
          <w:t xml:space="preserve">                                 </w:t>
        </w:r>
      </w:ins>
      <w:ins w:id="509" w:author="Darcy Webber" w:date="2021-12-12T13:03:00Z">
        <w:r w:rsidR="003D7CA7">
          <w:rPr>
            <w:rFonts w:ascii="Cambria Math" w:hAnsi="Cambria Math"/>
            <w:lang w:val="en-US"/>
          </w:rPr>
          <w:t xml:space="preserve">  </w:t>
        </w:r>
      </w:ins>
      <w:proofErr w:type="spellStart"/>
      <w:ins w:id="510" w:author="Darcy Webber" w:date="2021-12-12T12:57:00Z">
        <w:r w:rsidRPr="00E6191D">
          <w:rPr>
            <w:rFonts w:ascii="Cambria Math" w:hAnsi="Cambria Math"/>
            <w:lang w:val="en-US"/>
          </w:rPr>
          <w:t>return_raster</w:t>
        </w:r>
        <w:proofErr w:type="spellEnd"/>
        <w:r w:rsidRPr="00E6191D">
          <w:rPr>
            <w:rFonts w:ascii="Cambria Math" w:hAnsi="Cambria Math"/>
            <w:lang w:val="en-US"/>
          </w:rPr>
          <w:t xml:space="preserve"> = FALSE)</w:t>
        </w:r>
      </w:ins>
    </w:p>
    <w:p w14:paraId="4FFA4F03" w14:textId="77777777" w:rsidR="0052517E" w:rsidRDefault="0052517E" w:rsidP="0052517E">
      <w:pPr>
        <w:shd w:val="clear" w:color="auto" w:fill="F2F2F2" w:themeFill="background1" w:themeFillShade="F2"/>
        <w:spacing w:after="0"/>
        <w:rPr>
          <w:ins w:id="511" w:author="Darcy Webber" w:date="2021-12-12T12:57:00Z"/>
          <w:rFonts w:ascii="Cambria Math" w:hAnsi="Cambria Math"/>
          <w:lang w:val="en-US"/>
        </w:rPr>
      </w:pPr>
    </w:p>
    <w:p w14:paraId="50B5FC42" w14:textId="77777777" w:rsidR="0052517E" w:rsidRPr="00092632" w:rsidRDefault="0052517E" w:rsidP="0052517E">
      <w:pPr>
        <w:shd w:val="clear" w:color="auto" w:fill="F2F2F2" w:themeFill="background1" w:themeFillShade="F2"/>
        <w:spacing w:after="0"/>
        <w:rPr>
          <w:ins w:id="512" w:author="Darcy Webber" w:date="2021-12-12T12:57:00Z"/>
          <w:rFonts w:ascii="Cambria Math" w:hAnsi="Cambria Math"/>
          <w:lang w:val="en-US"/>
        </w:rPr>
      </w:pPr>
      <w:ins w:id="513" w:author="Darcy Webber" w:date="2021-12-12T12:57:00Z">
        <w:r w:rsidRPr="00092632">
          <w:rPr>
            <w:rFonts w:ascii="Cambria Math" w:hAnsi="Cambria Math"/>
            <w:lang w:val="en-US"/>
          </w:rPr>
          <w:t>grd0</w:t>
        </w:r>
        <w:r>
          <w:rPr>
            <w:rFonts w:ascii="Cambria Math" w:hAnsi="Cambria Math"/>
            <w:lang w:val="en-US"/>
          </w:rPr>
          <w:t>64</w:t>
        </w:r>
        <w:r w:rsidRPr="00092632">
          <w:rPr>
            <w:rFonts w:ascii="Cambria Math" w:hAnsi="Cambria Math"/>
            <w:lang w:val="en-US"/>
          </w:rPr>
          <w:t xml:space="preserve">_cra1 &lt;- </w:t>
        </w:r>
        <w:proofErr w:type="spellStart"/>
        <w:r w:rsidRPr="00092632">
          <w:rPr>
            <w:rFonts w:ascii="Cambria Math" w:hAnsi="Cambria Math"/>
            <w:lang w:val="en-US"/>
          </w:rPr>
          <w:t>get_standard_</w:t>
        </w:r>
        <w:proofErr w:type="gramStart"/>
        <w:r w:rsidRPr="00092632">
          <w:rPr>
            <w:rFonts w:ascii="Cambria Math" w:hAnsi="Cambria Math"/>
            <w:lang w:val="en-US"/>
          </w:rPr>
          <w:t>grid</w:t>
        </w:r>
        <w:proofErr w:type="spellEnd"/>
        <w:r w:rsidRPr="00092632">
          <w:rPr>
            <w:rFonts w:ascii="Cambria Math" w:hAnsi="Cambria Math"/>
            <w:lang w:val="en-US"/>
          </w:rPr>
          <w:t>(</w:t>
        </w:r>
        <w:proofErr w:type="spellStart"/>
        <w:proofErr w:type="gramEnd"/>
        <w:r w:rsidRPr="00092632">
          <w:rPr>
            <w:rFonts w:ascii="Cambria Math" w:hAnsi="Cambria Math"/>
            <w:lang w:val="en-US"/>
          </w:rPr>
          <w:t>cell_size</w:t>
        </w:r>
        <w:proofErr w:type="spellEnd"/>
        <w:r w:rsidRPr="00092632">
          <w:rPr>
            <w:rFonts w:ascii="Cambria Math" w:hAnsi="Cambria Math"/>
            <w:lang w:val="en-US"/>
          </w:rPr>
          <w:t xml:space="preserve"> = </w:t>
        </w:r>
        <w:r>
          <w:rPr>
            <w:rFonts w:ascii="Cambria Math" w:hAnsi="Cambria Math"/>
            <w:lang w:val="en-US"/>
          </w:rPr>
          <w:t>64</w:t>
        </w:r>
        <w:r w:rsidRPr="00092632">
          <w:rPr>
            <w:rFonts w:ascii="Cambria Math" w:hAnsi="Cambria Math"/>
            <w:lang w:val="en-US"/>
          </w:rPr>
          <w:t xml:space="preserve">, </w:t>
        </w:r>
      </w:ins>
    </w:p>
    <w:p w14:paraId="709B4578" w14:textId="62B97A45" w:rsidR="0052517E" w:rsidRPr="00092632" w:rsidRDefault="0052517E" w:rsidP="0052517E">
      <w:pPr>
        <w:shd w:val="clear" w:color="auto" w:fill="F2F2F2" w:themeFill="background1" w:themeFillShade="F2"/>
        <w:spacing w:after="0"/>
        <w:rPr>
          <w:ins w:id="514" w:author="Darcy Webber" w:date="2021-12-12T12:57:00Z"/>
          <w:rFonts w:ascii="Cambria Math" w:hAnsi="Cambria Math"/>
          <w:lang w:val="en-US"/>
        </w:rPr>
      </w:pPr>
      <w:ins w:id="515" w:author="Darcy Webber" w:date="2021-12-12T12:57:00Z">
        <w:r w:rsidRPr="00092632">
          <w:rPr>
            <w:rFonts w:ascii="Cambria Math" w:hAnsi="Cambria Math"/>
            <w:lang w:val="en-US"/>
          </w:rPr>
          <w:t xml:space="preserve">                                 </w:t>
        </w:r>
        <w:r>
          <w:rPr>
            <w:rFonts w:ascii="Cambria Math" w:hAnsi="Cambria Math"/>
            <w:lang w:val="en-US"/>
          </w:rPr>
          <w:t xml:space="preserve">                                   </w:t>
        </w:r>
        <w:proofErr w:type="spellStart"/>
        <w:r w:rsidRPr="00092632">
          <w:rPr>
            <w:rFonts w:ascii="Cambria Math" w:hAnsi="Cambria Math"/>
            <w:lang w:val="en-US"/>
          </w:rPr>
          <w:t>bounding_box</w:t>
        </w:r>
        <w:proofErr w:type="spellEnd"/>
        <w:r w:rsidRPr="00092632">
          <w:rPr>
            <w:rFonts w:ascii="Cambria Math" w:hAnsi="Cambria Math"/>
            <w:lang w:val="en-US"/>
          </w:rPr>
          <w:t xml:space="preserve"> = </w:t>
        </w:r>
        <w:proofErr w:type="spellStart"/>
        <w:r w:rsidRPr="00092632">
          <w:rPr>
            <w:rFonts w:ascii="Cambria Math" w:hAnsi="Cambria Math"/>
            <w:lang w:val="en-US"/>
          </w:rPr>
          <w:t>st_</w:t>
        </w:r>
        <w:proofErr w:type="gramStart"/>
        <w:r w:rsidRPr="00092632">
          <w:rPr>
            <w:rFonts w:ascii="Cambria Math" w:hAnsi="Cambria Math"/>
            <w:lang w:val="en-US"/>
          </w:rPr>
          <w:t>bbox</w:t>
        </w:r>
        <w:proofErr w:type="spellEnd"/>
        <w:r w:rsidRPr="00092632">
          <w:rPr>
            <w:rFonts w:ascii="Cambria Math" w:hAnsi="Cambria Math"/>
            <w:lang w:val="en-US"/>
          </w:rPr>
          <w:t>(</w:t>
        </w:r>
      </w:ins>
      <w:proofErr w:type="gramEnd"/>
      <w:ins w:id="516" w:author="Darcy Webber" w:date="2021-12-12T12:58:00Z">
        <w:r w:rsidR="000D17BC">
          <w:rPr>
            <w:rFonts w:ascii="Cambria Math" w:hAnsi="Cambria Math" w:cs="Courier New"/>
            <w:lang w:val="en-US"/>
          </w:rPr>
          <w:t>CRA1</w:t>
        </w:r>
      </w:ins>
      <w:ins w:id="517" w:author="Darcy Webber" w:date="2021-12-12T12:57:00Z">
        <w:r w:rsidRPr="00092632">
          <w:rPr>
            <w:rFonts w:ascii="Cambria Math" w:hAnsi="Cambria Math"/>
            <w:lang w:val="en-US"/>
          </w:rPr>
          <w:t xml:space="preserve">), </w:t>
        </w:r>
      </w:ins>
    </w:p>
    <w:p w14:paraId="0FC4F01A" w14:textId="77777777" w:rsidR="0052517E" w:rsidRDefault="0052517E" w:rsidP="0052517E">
      <w:pPr>
        <w:shd w:val="clear" w:color="auto" w:fill="F2F2F2" w:themeFill="background1" w:themeFillShade="F2"/>
        <w:spacing w:after="0"/>
        <w:rPr>
          <w:ins w:id="518" w:author="Darcy Webber" w:date="2021-12-12T12:57:00Z"/>
          <w:rFonts w:ascii="Cambria Math" w:hAnsi="Cambria Math"/>
          <w:lang w:val="en-US"/>
        </w:rPr>
      </w:pPr>
      <w:ins w:id="519" w:author="Darcy Webber" w:date="2021-12-12T12:57:00Z">
        <w:r w:rsidRPr="00092632">
          <w:rPr>
            <w:rFonts w:ascii="Cambria Math" w:hAnsi="Cambria Math"/>
            <w:lang w:val="en-US"/>
          </w:rPr>
          <w:t xml:space="preserve">                                 </w:t>
        </w:r>
        <w:r>
          <w:rPr>
            <w:rFonts w:ascii="Cambria Math" w:hAnsi="Cambria Math"/>
            <w:lang w:val="en-US"/>
          </w:rPr>
          <w:t xml:space="preserve">                                   </w:t>
        </w:r>
        <w:proofErr w:type="spellStart"/>
        <w:r w:rsidRPr="00092632">
          <w:rPr>
            <w:rFonts w:ascii="Cambria Math" w:hAnsi="Cambria Math"/>
            <w:lang w:val="en-US"/>
          </w:rPr>
          <w:t>return_raster</w:t>
        </w:r>
        <w:proofErr w:type="spellEnd"/>
        <w:r w:rsidRPr="00092632">
          <w:rPr>
            <w:rFonts w:ascii="Cambria Math" w:hAnsi="Cambria Math"/>
            <w:lang w:val="en-US"/>
          </w:rPr>
          <w:t xml:space="preserve"> = FALSE)</w:t>
        </w:r>
      </w:ins>
    </w:p>
    <w:p w14:paraId="113BD151" w14:textId="77777777" w:rsidR="0052517E" w:rsidRDefault="0052517E" w:rsidP="0052517E">
      <w:pPr>
        <w:shd w:val="clear" w:color="auto" w:fill="F2F2F2" w:themeFill="background1" w:themeFillShade="F2"/>
        <w:spacing w:after="0"/>
        <w:rPr>
          <w:ins w:id="520" w:author="Darcy Webber" w:date="2021-12-12T12:57:00Z"/>
          <w:rFonts w:ascii="Cambria Math" w:hAnsi="Cambria Math"/>
          <w:lang w:val="en-US"/>
        </w:rPr>
      </w:pPr>
    </w:p>
    <w:p w14:paraId="3ED9C8EC" w14:textId="77777777" w:rsidR="0052517E" w:rsidRPr="00697421" w:rsidRDefault="0052517E" w:rsidP="0052517E">
      <w:pPr>
        <w:shd w:val="clear" w:color="auto" w:fill="F2F2F2" w:themeFill="background1" w:themeFillShade="F2"/>
        <w:spacing w:after="0"/>
        <w:rPr>
          <w:ins w:id="521" w:author="Darcy Webber" w:date="2021-12-12T12:57:00Z"/>
          <w:rFonts w:ascii="Cambria Math" w:hAnsi="Cambria Math" w:cs="Courier New"/>
          <w:lang w:val="en-US"/>
        </w:rPr>
      </w:pPr>
      <w:ins w:id="522" w:author="Darcy Webber" w:date="2021-12-12T12:57:00Z">
        <w:r w:rsidRPr="00697421">
          <w:rPr>
            <w:rFonts w:ascii="Cambria Math" w:hAnsi="Cambria Math" w:cs="Courier New"/>
            <w:lang w:val="en-US"/>
          </w:rPr>
          <w:t>grd2</w:t>
        </w:r>
        <w:r>
          <w:rPr>
            <w:rFonts w:ascii="Cambria Math" w:hAnsi="Cambria Math" w:cs="Courier New"/>
            <w:lang w:val="en-US"/>
          </w:rPr>
          <w:t>56</w:t>
        </w:r>
        <w:r w:rsidRPr="00697421">
          <w:rPr>
            <w:rFonts w:ascii="Cambria Math" w:hAnsi="Cambria Math" w:cs="Courier New"/>
            <w:lang w:val="en-US"/>
          </w:rPr>
          <w:t xml:space="preserve">_eez &lt;- </w:t>
        </w:r>
        <w:proofErr w:type="spellStart"/>
        <w:r w:rsidRPr="00697421">
          <w:rPr>
            <w:rFonts w:ascii="Cambria Math" w:hAnsi="Cambria Math" w:cs="Courier New"/>
            <w:lang w:val="en-US"/>
          </w:rPr>
          <w:t>get_standard_</w:t>
        </w:r>
        <w:proofErr w:type="gramStart"/>
        <w:r w:rsidRPr="00697421">
          <w:rPr>
            <w:rFonts w:ascii="Cambria Math" w:hAnsi="Cambria Math" w:cs="Courier New"/>
            <w:lang w:val="en-US"/>
          </w:rPr>
          <w:t>grid</w:t>
        </w:r>
        <w:proofErr w:type="spellEnd"/>
        <w:r w:rsidRPr="00697421">
          <w:rPr>
            <w:rFonts w:ascii="Cambria Math" w:hAnsi="Cambria Math" w:cs="Courier New"/>
            <w:lang w:val="en-US"/>
          </w:rPr>
          <w:t>(</w:t>
        </w:r>
        <w:proofErr w:type="spellStart"/>
        <w:proofErr w:type="gramEnd"/>
        <w:r w:rsidRPr="00697421">
          <w:rPr>
            <w:rFonts w:ascii="Cambria Math" w:hAnsi="Cambria Math" w:cs="Courier New"/>
            <w:lang w:val="en-US"/>
          </w:rPr>
          <w:t>cell_size</w:t>
        </w:r>
        <w:proofErr w:type="spellEnd"/>
        <w:r w:rsidRPr="00697421">
          <w:rPr>
            <w:rFonts w:ascii="Cambria Math" w:hAnsi="Cambria Math" w:cs="Courier New"/>
            <w:lang w:val="en-US"/>
          </w:rPr>
          <w:t xml:space="preserve"> = </w:t>
        </w:r>
        <w:r>
          <w:rPr>
            <w:rFonts w:ascii="Cambria Math" w:hAnsi="Cambria Math" w:cs="Courier New"/>
            <w:lang w:val="en-US"/>
          </w:rPr>
          <w:t>256</w:t>
        </w:r>
        <w:r w:rsidRPr="00697421">
          <w:rPr>
            <w:rFonts w:ascii="Cambria Math" w:hAnsi="Cambria Math" w:cs="Courier New"/>
            <w:lang w:val="en-US"/>
          </w:rPr>
          <w:t xml:space="preserve">, </w:t>
        </w:r>
      </w:ins>
    </w:p>
    <w:p w14:paraId="43FDDDED" w14:textId="4F601AC1" w:rsidR="0052517E" w:rsidRPr="00697421" w:rsidRDefault="0052517E" w:rsidP="0052517E">
      <w:pPr>
        <w:shd w:val="clear" w:color="auto" w:fill="F2F2F2" w:themeFill="background1" w:themeFillShade="F2"/>
        <w:spacing w:after="0"/>
        <w:rPr>
          <w:ins w:id="523" w:author="Darcy Webber" w:date="2021-12-12T12:57:00Z"/>
          <w:rFonts w:ascii="Cambria Math" w:hAnsi="Cambria Math" w:cs="Courier New"/>
          <w:lang w:val="en-US"/>
        </w:rPr>
      </w:pPr>
      <w:ins w:id="524" w:author="Darcy Webber" w:date="2021-12-12T12:57:00Z">
        <w:r w:rsidRPr="00697421">
          <w:rPr>
            <w:rFonts w:ascii="Cambria Math" w:hAnsi="Cambria Math" w:cs="Courier New"/>
            <w:lang w:val="en-US"/>
          </w:rPr>
          <w:t xml:space="preserve">                                </w:t>
        </w:r>
        <w:r>
          <w:rPr>
            <w:rFonts w:ascii="Cambria Math" w:hAnsi="Cambria Math" w:cs="Courier New"/>
            <w:lang w:val="en-US"/>
          </w:rPr>
          <w:t xml:space="preserve">                                  </w:t>
        </w:r>
        <w:proofErr w:type="spellStart"/>
        <w:r w:rsidRPr="00697421">
          <w:rPr>
            <w:rFonts w:ascii="Cambria Math" w:hAnsi="Cambria Math" w:cs="Courier New"/>
            <w:lang w:val="en-US"/>
          </w:rPr>
          <w:t>bounding_box</w:t>
        </w:r>
        <w:proofErr w:type="spellEnd"/>
        <w:r w:rsidRPr="00697421">
          <w:rPr>
            <w:rFonts w:ascii="Cambria Math" w:hAnsi="Cambria Math" w:cs="Courier New"/>
            <w:lang w:val="en-US"/>
          </w:rPr>
          <w:t xml:space="preserve"> = </w:t>
        </w:r>
        <w:proofErr w:type="spellStart"/>
        <w:r w:rsidRPr="00697421">
          <w:rPr>
            <w:rFonts w:ascii="Cambria Math" w:hAnsi="Cambria Math" w:cs="Courier New"/>
            <w:lang w:val="en-US"/>
          </w:rPr>
          <w:t>st_</w:t>
        </w:r>
        <w:proofErr w:type="gramStart"/>
        <w:r w:rsidRPr="00697421">
          <w:rPr>
            <w:rFonts w:ascii="Cambria Math" w:hAnsi="Cambria Math" w:cs="Courier New"/>
            <w:lang w:val="en-US"/>
          </w:rPr>
          <w:t>bbox</w:t>
        </w:r>
        <w:proofErr w:type="spellEnd"/>
        <w:r w:rsidRPr="00697421">
          <w:rPr>
            <w:rFonts w:ascii="Cambria Math" w:hAnsi="Cambria Math" w:cs="Courier New"/>
            <w:lang w:val="en-US"/>
          </w:rPr>
          <w:t>(</w:t>
        </w:r>
      </w:ins>
      <w:proofErr w:type="gramEnd"/>
      <w:ins w:id="525" w:author="Darcy Webber" w:date="2021-12-12T12:58:00Z">
        <w:r w:rsidR="000D17BC">
          <w:rPr>
            <w:rFonts w:ascii="Cambria Math" w:hAnsi="Cambria Math" w:cs="Courier New"/>
            <w:lang w:val="en-US"/>
          </w:rPr>
          <w:t>EEZ</w:t>
        </w:r>
      </w:ins>
      <w:ins w:id="526" w:author="Darcy Webber" w:date="2021-12-12T12:57:00Z">
        <w:r w:rsidRPr="00697421">
          <w:rPr>
            <w:rFonts w:ascii="Cambria Math" w:hAnsi="Cambria Math" w:cs="Courier New"/>
            <w:lang w:val="en-US"/>
          </w:rPr>
          <w:t xml:space="preserve">), </w:t>
        </w:r>
      </w:ins>
    </w:p>
    <w:p w14:paraId="7D379EEA" w14:textId="77777777" w:rsidR="0052517E" w:rsidRPr="0016377F" w:rsidRDefault="0052517E" w:rsidP="0052517E">
      <w:pPr>
        <w:shd w:val="clear" w:color="auto" w:fill="F2F2F2" w:themeFill="background1" w:themeFillShade="F2"/>
        <w:spacing w:after="0"/>
        <w:rPr>
          <w:ins w:id="527" w:author="Darcy Webber" w:date="2021-12-12T12:57:00Z"/>
          <w:rFonts w:ascii="Cambria Math" w:hAnsi="Cambria Math" w:cs="Courier New"/>
          <w:lang w:val="en-US"/>
        </w:rPr>
      </w:pPr>
      <w:ins w:id="528" w:author="Darcy Webber" w:date="2021-12-12T12:57:00Z">
        <w:r w:rsidRPr="00697421">
          <w:rPr>
            <w:rFonts w:ascii="Cambria Math" w:hAnsi="Cambria Math" w:cs="Courier New"/>
            <w:lang w:val="en-US"/>
          </w:rPr>
          <w:t xml:space="preserve">                                </w:t>
        </w:r>
        <w:r>
          <w:rPr>
            <w:rFonts w:ascii="Cambria Math" w:hAnsi="Cambria Math" w:cs="Courier New"/>
            <w:lang w:val="en-US"/>
          </w:rPr>
          <w:t xml:space="preserve">                                  </w:t>
        </w:r>
        <w:proofErr w:type="spellStart"/>
        <w:r w:rsidRPr="00697421">
          <w:rPr>
            <w:rFonts w:ascii="Cambria Math" w:hAnsi="Cambria Math" w:cs="Courier New"/>
            <w:lang w:val="en-US"/>
          </w:rPr>
          <w:t>return_raster</w:t>
        </w:r>
        <w:proofErr w:type="spellEnd"/>
        <w:r w:rsidRPr="00697421">
          <w:rPr>
            <w:rFonts w:ascii="Cambria Math" w:hAnsi="Cambria Math" w:cs="Courier New"/>
            <w:lang w:val="en-US"/>
          </w:rPr>
          <w:t xml:space="preserve"> = FALSE)</w:t>
        </w:r>
      </w:ins>
    </w:p>
    <w:p w14:paraId="0F5A593E" w14:textId="77777777" w:rsidR="0052517E" w:rsidRDefault="0052517E" w:rsidP="0083536E">
      <w:pPr>
        <w:shd w:val="clear" w:color="auto" w:fill="FFFFFF" w:themeFill="background1"/>
        <w:spacing w:after="0"/>
        <w:rPr>
          <w:ins w:id="529" w:author="Darcy Webber" w:date="2021-12-12T12:57:00Z"/>
          <w:rFonts w:ascii="Times New Roman" w:hAnsi="Times New Roman" w:cs="Times New Roman"/>
          <w:lang w:val="en-US"/>
        </w:rPr>
      </w:pPr>
    </w:p>
    <w:p w14:paraId="77D3358D" w14:textId="4F861C6C" w:rsidR="004E45B8" w:rsidRPr="00F9060F" w:rsidRDefault="00F9060F" w:rsidP="0083536E">
      <w:pPr>
        <w:shd w:val="clear" w:color="auto" w:fill="FFFFFF" w:themeFill="background1"/>
        <w:spacing w:after="0"/>
        <w:rPr>
          <w:ins w:id="530" w:author="Darcy Webber" w:date="2021-12-12T12:45:00Z"/>
          <w:rFonts w:ascii="Times New Roman" w:hAnsi="Times New Roman" w:cs="Times New Roman"/>
          <w:lang w:val="en-US"/>
          <w:rPrChange w:id="531" w:author="Darcy Webber" w:date="2021-12-12T13:00:00Z">
            <w:rPr>
              <w:ins w:id="532" w:author="Darcy Webber" w:date="2021-12-12T12:45:00Z"/>
              <w:rFonts w:ascii="Cambria Math" w:hAnsi="Cambria Math"/>
              <w:lang w:val="en-US"/>
            </w:rPr>
          </w:rPrChange>
        </w:rPr>
      </w:pPr>
      <w:ins w:id="533" w:author="Darcy Webber" w:date="2021-12-12T13:00:00Z">
        <w:r w:rsidRPr="00F9060F">
          <w:rPr>
            <w:rFonts w:ascii="Times New Roman" w:hAnsi="Times New Roman" w:cs="Times New Roman"/>
            <w:lang w:val="en-US"/>
            <w:rPrChange w:id="534" w:author="Darcy Webber" w:date="2021-12-12T13:00:00Z">
              <w:rPr>
                <w:rFonts w:ascii="Cambria Math" w:hAnsi="Cambria Math"/>
                <w:lang w:val="en-US"/>
              </w:rPr>
            </w:rPrChange>
          </w:rPr>
          <w:t>The</w:t>
        </w:r>
      </w:ins>
      <w:ins w:id="535" w:author="Darcy Webber" w:date="2021-12-12T13:02:00Z">
        <w:r w:rsidR="000E08B0">
          <w:rPr>
            <w:rFonts w:ascii="Times New Roman" w:hAnsi="Times New Roman" w:cs="Times New Roman"/>
            <w:lang w:val="en-US"/>
          </w:rPr>
          <w:t xml:space="preserve"> grid cover</w:t>
        </w:r>
      </w:ins>
      <w:ins w:id="536" w:author="Darcy Webber" w:date="2021-12-12T13:03:00Z">
        <w:r w:rsidR="000E08B0">
          <w:rPr>
            <w:rFonts w:ascii="Times New Roman" w:hAnsi="Times New Roman" w:cs="Times New Roman"/>
            <w:lang w:val="en-US"/>
          </w:rPr>
          <w:t>ing the EEZ and the</w:t>
        </w:r>
      </w:ins>
      <w:ins w:id="537" w:author="Darcy Webber" w:date="2021-12-12T13:00:00Z">
        <w:r w:rsidRPr="00F9060F">
          <w:rPr>
            <w:rFonts w:ascii="Times New Roman" w:hAnsi="Times New Roman" w:cs="Times New Roman"/>
            <w:lang w:val="en-US"/>
            <w:rPrChange w:id="538" w:author="Darcy Webber" w:date="2021-12-12T13:00:00Z">
              <w:rPr>
                <w:rFonts w:ascii="Cambria Math" w:hAnsi="Cambria Math"/>
                <w:lang w:val="en-US"/>
              </w:rPr>
            </w:rPrChange>
          </w:rPr>
          <w:t xml:space="preserve"> two CRA</w:t>
        </w:r>
      </w:ins>
      <w:ins w:id="539" w:author="Darcy Webber" w:date="2021-12-13T15:48:00Z">
        <w:r w:rsidR="00636A77">
          <w:rPr>
            <w:rFonts w:ascii="Times New Roman" w:hAnsi="Times New Roman" w:cs="Times New Roman"/>
            <w:lang w:val="en-US"/>
          </w:rPr>
          <w:t> </w:t>
        </w:r>
      </w:ins>
      <w:ins w:id="540" w:author="Darcy Webber" w:date="2021-12-12T13:00:00Z">
        <w:r w:rsidRPr="00F9060F">
          <w:rPr>
            <w:rFonts w:ascii="Times New Roman" w:hAnsi="Times New Roman" w:cs="Times New Roman"/>
            <w:lang w:val="en-US"/>
            <w:rPrChange w:id="541" w:author="Darcy Webber" w:date="2021-12-12T13:00:00Z">
              <w:rPr>
                <w:rFonts w:ascii="Cambria Math" w:hAnsi="Cambria Math"/>
                <w:lang w:val="en-US"/>
              </w:rPr>
            </w:rPrChange>
          </w:rPr>
          <w:t xml:space="preserve">1 grids that were generated can be plotted </w:t>
        </w:r>
        <w:r w:rsidR="00796045">
          <w:rPr>
            <w:rFonts w:ascii="Times New Roman" w:hAnsi="Times New Roman" w:cs="Times New Roman"/>
            <w:lang w:val="en-US"/>
          </w:rPr>
          <w:t>easily</w:t>
        </w:r>
      </w:ins>
      <w:ins w:id="542" w:author="Darcy Webber" w:date="2021-12-12T13:01:00Z">
        <w:r w:rsidR="00796045">
          <w:rPr>
            <w:rFonts w:ascii="Times New Roman" w:hAnsi="Times New Roman" w:cs="Times New Roman"/>
            <w:lang w:val="en-US"/>
          </w:rPr>
          <w:t xml:space="preserve"> using </w:t>
        </w:r>
      </w:ins>
      <w:ins w:id="543" w:author="Darcy Webber" w:date="2021-12-12T19:01:00Z">
        <w:r w:rsidR="001269CF">
          <w:rPr>
            <w:rFonts w:ascii="Times New Roman" w:hAnsi="Times New Roman" w:cs="Times New Roman"/>
            <w:lang w:val="en-US"/>
          </w:rPr>
          <w:t>a combination of “</w:t>
        </w:r>
        <w:proofErr w:type="spellStart"/>
        <w:r w:rsidR="001269CF">
          <w:rPr>
            <w:rFonts w:ascii="Times New Roman" w:hAnsi="Times New Roman" w:cs="Times New Roman"/>
            <w:lang w:val="en-US"/>
          </w:rPr>
          <w:t>ggplot</w:t>
        </w:r>
      </w:ins>
      <w:proofErr w:type="spellEnd"/>
      <w:ins w:id="544" w:author="Darcy Webber" w:date="2021-12-12T19:02:00Z">
        <w:r w:rsidR="001269CF">
          <w:rPr>
            <w:rFonts w:ascii="Times New Roman" w:hAnsi="Times New Roman" w:cs="Times New Roman"/>
            <w:lang w:val="en-US"/>
          </w:rPr>
          <w:t>”, the R package “sf”, and “</w:t>
        </w:r>
        <w:proofErr w:type="spellStart"/>
        <w:r w:rsidR="001269CF">
          <w:rPr>
            <w:rFonts w:ascii="Times New Roman" w:hAnsi="Times New Roman" w:cs="Times New Roman"/>
            <w:lang w:val="en-US"/>
          </w:rPr>
          <w:t>nzsf</w:t>
        </w:r>
        <w:proofErr w:type="spellEnd"/>
        <w:r w:rsidR="001269CF">
          <w:rPr>
            <w:rFonts w:ascii="Times New Roman" w:hAnsi="Times New Roman" w:cs="Times New Roman"/>
            <w:lang w:val="en-US"/>
          </w:rPr>
          <w:t>”</w:t>
        </w:r>
      </w:ins>
      <w:ins w:id="545" w:author="Darcy Webber" w:date="2021-12-12T13:01:00Z">
        <w:r w:rsidR="00796045">
          <w:rPr>
            <w:rFonts w:ascii="Times New Roman" w:hAnsi="Times New Roman" w:cs="Times New Roman"/>
            <w:lang w:val="en-US"/>
          </w:rPr>
          <w:t>:</w:t>
        </w:r>
      </w:ins>
    </w:p>
    <w:p w14:paraId="051F4366" w14:textId="77777777" w:rsidR="0083536E" w:rsidRDefault="0083536E">
      <w:pPr>
        <w:shd w:val="clear" w:color="auto" w:fill="FFFFFF" w:themeFill="background1"/>
        <w:spacing w:after="0"/>
        <w:rPr>
          <w:ins w:id="546" w:author="Darcy Webber" w:date="2021-12-12T12:45:00Z"/>
          <w:rFonts w:ascii="Cambria Math" w:hAnsi="Cambria Math"/>
          <w:lang w:val="en-US"/>
        </w:rPr>
        <w:pPrChange w:id="547" w:author="Darcy Webber" w:date="2021-12-12T12:45:00Z">
          <w:pPr>
            <w:shd w:val="clear" w:color="auto" w:fill="F2F2F2" w:themeFill="background1" w:themeFillShade="F2"/>
            <w:spacing w:after="0"/>
          </w:pPr>
        </w:pPrChange>
      </w:pPr>
    </w:p>
    <w:p w14:paraId="0927AA54" w14:textId="77777777" w:rsidR="00AB7181" w:rsidRPr="00AB7181" w:rsidRDefault="00AB7181" w:rsidP="00AB7181">
      <w:pPr>
        <w:shd w:val="clear" w:color="auto" w:fill="F2F2F2" w:themeFill="background1" w:themeFillShade="F2"/>
        <w:spacing w:after="0"/>
        <w:rPr>
          <w:ins w:id="548" w:author="Darcy Webber" w:date="2021-12-12T12:52:00Z"/>
          <w:rFonts w:ascii="Cambria Math" w:hAnsi="Cambria Math"/>
          <w:lang w:val="en-US"/>
        </w:rPr>
      </w:pPr>
      <w:proofErr w:type="spellStart"/>
      <w:proofErr w:type="gramStart"/>
      <w:ins w:id="549" w:author="Darcy Webber" w:date="2021-12-12T12:52:00Z">
        <w:r w:rsidRPr="00AB7181">
          <w:rPr>
            <w:rFonts w:ascii="Cambria Math" w:hAnsi="Cambria Math"/>
            <w:lang w:val="en-US"/>
          </w:rPr>
          <w:t>ggplot</w:t>
        </w:r>
        <w:proofErr w:type="spellEnd"/>
        <w:r w:rsidRPr="00AB7181">
          <w:rPr>
            <w:rFonts w:ascii="Cambria Math" w:hAnsi="Cambria Math"/>
            <w:lang w:val="en-US"/>
          </w:rPr>
          <w:t>(</w:t>
        </w:r>
        <w:proofErr w:type="gramEnd"/>
        <w:r w:rsidRPr="00AB7181">
          <w:rPr>
            <w:rFonts w:ascii="Cambria Math" w:hAnsi="Cambria Math"/>
            <w:lang w:val="en-US"/>
          </w:rPr>
          <w:t>) +</w:t>
        </w:r>
      </w:ins>
    </w:p>
    <w:p w14:paraId="51BE1D86" w14:textId="77777777" w:rsidR="00AB7181" w:rsidRPr="00AB7181" w:rsidRDefault="00AB7181" w:rsidP="00AB7181">
      <w:pPr>
        <w:shd w:val="clear" w:color="auto" w:fill="F2F2F2" w:themeFill="background1" w:themeFillShade="F2"/>
        <w:spacing w:after="0"/>
        <w:rPr>
          <w:ins w:id="550" w:author="Darcy Webber" w:date="2021-12-12T12:52:00Z"/>
          <w:rFonts w:ascii="Cambria Math" w:hAnsi="Cambria Math"/>
          <w:lang w:val="en-US"/>
        </w:rPr>
      </w:pPr>
      <w:ins w:id="551" w:author="Darcy Webber" w:date="2021-12-12T12:52:00Z">
        <w:r w:rsidRPr="00AB7181">
          <w:rPr>
            <w:rFonts w:ascii="Cambria Math" w:hAnsi="Cambria Math"/>
            <w:lang w:val="en-US"/>
          </w:rPr>
          <w:t xml:space="preserve">  </w:t>
        </w:r>
        <w:proofErr w:type="spellStart"/>
        <w:r w:rsidRPr="00AB7181">
          <w:rPr>
            <w:rFonts w:ascii="Cambria Math" w:hAnsi="Cambria Math"/>
            <w:lang w:val="en-US"/>
          </w:rPr>
          <w:t>geom_</w:t>
        </w:r>
        <w:proofErr w:type="gramStart"/>
        <w:r w:rsidRPr="00AB7181">
          <w:rPr>
            <w:rFonts w:ascii="Cambria Math" w:hAnsi="Cambria Math"/>
            <w:lang w:val="en-US"/>
          </w:rPr>
          <w:t>sf</w:t>
        </w:r>
        <w:proofErr w:type="spellEnd"/>
        <w:r w:rsidRPr="00AB7181">
          <w:rPr>
            <w:rFonts w:ascii="Cambria Math" w:hAnsi="Cambria Math"/>
            <w:lang w:val="en-US"/>
          </w:rPr>
          <w:t>(</w:t>
        </w:r>
        <w:proofErr w:type="gramEnd"/>
        <w:r w:rsidRPr="00AB7181">
          <w:rPr>
            <w:rFonts w:ascii="Cambria Math" w:hAnsi="Cambria Math"/>
            <w:lang w:val="en-US"/>
          </w:rPr>
          <w:t xml:space="preserve">data = grd256_eez,  </w:t>
        </w:r>
        <w:proofErr w:type="spellStart"/>
        <w:r w:rsidRPr="00AB7181">
          <w:rPr>
            <w:rFonts w:ascii="Cambria Math" w:hAnsi="Cambria Math"/>
            <w:lang w:val="en-US"/>
          </w:rPr>
          <w:t>colour</w:t>
        </w:r>
        <w:proofErr w:type="spellEnd"/>
        <w:r w:rsidRPr="00AB7181">
          <w:rPr>
            <w:rFonts w:ascii="Cambria Math" w:hAnsi="Cambria Math"/>
            <w:lang w:val="en-US"/>
          </w:rPr>
          <w:t xml:space="preserve"> = "</w:t>
        </w:r>
        <w:proofErr w:type="spellStart"/>
        <w:r w:rsidRPr="00AB7181">
          <w:rPr>
            <w:rFonts w:ascii="Cambria Math" w:hAnsi="Cambria Math"/>
            <w:lang w:val="en-US"/>
          </w:rPr>
          <w:t>lightblue</w:t>
        </w:r>
        <w:proofErr w:type="spellEnd"/>
        <w:r w:rsidRPr="00AB7181">
          <w:rPr>
            <w:rFonts w:ascii="Cambria Math" w:hAnsi="Cambria Math"/>
            <w:lang w:val="en-US"/>
          </w:rPr>
          <w:t>",  fill = NA, alpha = 0.5) +</w:t>
        </w:r>
      </w:ins>
    </w:p>
    <w:p w14:paraId="057F82B0" w14:textId="77777777" w:rsidR="00AB7181" w:rsidRPr="00AB7181" w:rsidRDefault="00AB7181" w:rsidP="00AB7181">
      <w:pPr>
        <w:shd w:val="clear" w:color="auto" w:fill="F2F2F2" w:themeFill="background1" w:themeFillShade="F2"/>
        <w:spacing w:after="0"/>
        <w:rPr>
          <w:ins w:id="552" w:author="Darcy Webber" w:date="2021-12-12T12:52:00Z"/>
          <w:rFonts w:ascii="Cambria Math" w:hAnsi="Cambria Math"/>
          <w:lang w:val="en-US"/>
        </w:rPr>
      </w:pPr>
      <w:ins w:id="553" w:author="Darcy Webber" w:date="2021-12-12T12:52:00Z">
        <w:r w:rsidRPr="00AB7181">
          <w:rPr>
            <w:rFonts w:ascii="Cambria Math" w:hAnsi="Cambria Math"/>
            <w:lang w:val="en-US"/>
          </w:rPr>
          <w:t xml:space="preserve">  </w:t>
        </w:r>
        <w:proofErr w:type="spellStart"/>
        <w:r w:rsidRPr="00AB7181">
          <w:rPr>
            <w:rFonts w:ascii="Cambria Math" w:hAnsi="Cambria Math"/>
            <w:lang w:val="en-US"/>
          </w:rPr>
          <w:t>geom_</w:t>
        </w:r>
        <w:proofErr w:type="gramStart"/>
        <w:r w:rsidRPr="00AB7181">
          <w:rPr>
            <w:rFonts w:ascii="Cambria Math" w:hAnsi="Cambria Math"/>
            <w:lang w:val="en-US"/>
          </w:rPr>
          <w:t>sf</w:t>
        </w:r>
        <w:proofErr w:type="spellEnd"/>
        <w:r w:rsidRPr="00AB7181">
          <w:rPr>
            <w:rFonts w:ascii="Cambria Math" w:hAnsi="Cambria Math"/>
            <w:lang w:val="en-US"/>
          </w:rPr>
          <w:t>(</w:t>
        </w:r>
        <w:proofErr w:type="gramEnd"/>
        <w:r w:rsidRPr="00AB7181">
          <w:rPr>
            <w:rFonts w:ascii="Cambria Math" w:hAnsi="Cambria Math"/>
            <w:lang w:val="en-US"/>
          </w:rPr>
          <w:t xml:space="preserve">data = grd256_cra1,  </w:t>
        </w:r>
        <w:proofErr w:type="spellStart"/>
        <w:r w:rsidRPr="00AB7181">
          <w:rPr>
            <w:rFonts w:ascii="Cambria Math" w:hAnsi="Cambria Math"/>
            <w:lang w:val="en-US"/>
          </w:rPr>
          <w:t>colour</w:t>
        </w:r>
        <w:proofErr w:type="spellEnd"/>
        <w:r w:rsidRPr="00AB7181">
          <w:rPr>
            <w:rFonts w:ascii="Cambria Math" w:hAnsi="Cambria Math"/>
            <w:lang w:val="en-US"/>
          </w:rPr>
          <w:t xml:space="preserve"> = "blue",  fill = NA, alpha = 0.5, </w:t>
        </w:r>
        <w:proofErr w:type="spellStart"/>
        <w:r w:rsidRPr="00AB7181">
          <w:rPr>
            <w:rFonts w:ascii="Cambria Math" w:hAnsi="Cambria Math"/>
            <w:lang w:val="en-US"/>
          </w:rPr>
          <w:t>linetype</w:t>
        </w:r>
        <w:proofErr w:type="spellEnd"/>
        <w:r w:rsidRPr="00AB7181">
          <w:rPr>
            <w:rFonts w:ascii="Cambria Math" w:hAnsi="Cambria Math"/>
            <w:lang w:val="en-US"/>
          </w:rPr>
          <w:t xml:space="preserve"> = "dashed") +</w:t>
        </w:r>
      </w:ins>
    </w:p>
    <w:p w14:paraId="07C547B9" w14:textId="70C1C61E" w:rsidR="00AB7181" w:rsidRPr="00AB7181" w:rsidRDefault="00AB7181" w:rsidP="00AB7181">
      <w:pPr>
        <w:shd w:val="clear" w:color="auto" w:fill="F2F2F2" w:themeFill="background1" w:themeFillShade="F2"/>
        <w:spacing w:after="0"/>
        <w:rPr>
          <w:ins w:id="554" w:author="Darcy Webber" w:date="2021-12-12T12:52:00Z"/>
          <w:rFonts w:ascii="Cambria Math" w:hAnsi="Cambria Math"/>
          <w:lang w:val="en-US"/>
        </w:rPr>
      </w:pPr>
      <w:ins w:id="555" w:author="Darcy Webber" w:date="2021-12-12T12:52:00Z">
        <w:r w:rsidRPr="00AB7181">
          <w:rPr>
            <w:rFonts w:ascii="Cambria Math" w:hAnsi="Cambria Math"/>
            <w:lang w:val="en-US"/>
          </w:rPr>
          <w:t xml:space="preserve">  </w:t>
        </w:r>
        <w:proofErr w:type="spellStart"/>
        <w:r w:rsidRPr="00AB7181">
          <w:rPr>
            <w:rFonts w:ascii="Cambria Math" w:hAnsi="Cambria Math"/>
            <w:lang w:val="en-US"/>
          </w:rPr>
          <w:t>geom_</w:t>
        </w:r>
        <w:proofErr w:type="gramStart"/>
        <w:r w:rsidRPr="00AB7181">
          <w:rPr>
            <w:rFonts w:ascii="Cambria Math" w:hAnsi="Cambria Math"/>
            <w:lang w:val="en-US"/>
          </w:rPr>
          <w:t>sf</w:t>
        </w:r>
        <w:proofErr w:type="spellEnd"/>
        <w:r w:rsidRPr="00AB7181">
          <w:rPr>
            <w:rFonts w:ascii="Cambria Math" w:hAnsi="Cambria Math"/>
            <w:lang w:val="en-US"/>
          </w:rPr>
          <w:t>(</w:t>
        </w:r>
        <w:proofErr w:type="gramEnd"/>
        <w:r w:rsidRPr="00AB7181">
          <w:rPr>
            <w:rFonts w:ascii="Cambria Math" w:hAnsi="Cambria Math"/>
            <w:lang w:val="en-US"/>
          </w:rPr>
          <w:t xml:space="preserve">data = grd064_cra1,  </w:t>
        </w:r>
        <w:proofErr w:type="spellStart"/>
        <w:r w:rsidRPr="00AB7181">
          <w:rPr>
            <w:rFonts w:ascii="Cambria Math" w:hAnsi="Cambria Math"/>
            <w:lang w:val="en-US"/>
          </w:rPr>
          <w:t>colour</w:t>
        </w:r>
        <w:proofErr w:type="spellEnd"/>
        <w:r w:rsidRPr="00AB7181">
          <w:rPr>
            <w:rFonts w:ascii="Cambria Math" w:hAnsi="Cambria Math"/>
            <w:lang w:val="en-US"/>
          </w:rPr>
          <w:t xml:space="preserve"> = "tomato",  fill = NA, alpha = 0.5) +</w:t>
        </w:r>
      </w:ins>
    </w:p>
    <w:p w14:paraId="365D3702" w14:textId="77777777" w:rsidR="00AB7181" w:rsidRPr="00AB7181" w:rsidRDefault="00AB7181" w:rsidP="00AB7181">
      <w:pPr>
        <w:shd w:val="clear" w:color="auto" w:fill="F2F2F2" w:themeFill="background1" w:themeFillShade="F2"/>
        <w:spacing w:after="0"/>
        <w:rPr>
          <w:ins w:id="556" w:author="Darcy Webber" w:date="2021-12-12T12:52:00Z"/>
          <w:rFonts w:ascii="Cambria Math" w:hAnsi="Cambria Math"/>
          <w:lang w:val="en-US"/>
        </w:rPr>
      </w:pPr>
      <w:ins w:id="557" w:author="Darcy Webber" w:date="2021-12-12T12:52:00Z">
        <w:r w:rsidRPr="00AB7181">
          <w:rPr>
            <w:rFonts w:ascii="Cambria Math" w:hAnsi="Cambria Math"/>
            <w:lang w:val="en-US"/>
          </w:rPr>
          <w:t xml:space="preserve">  </w:t>
        </w:r>
        <w:proofErr w:type="spellStart"/>
        <w:r w:rsidRPr="00AB7181">
          <w:rPr>
            <w:rFonts w:ascii="Cambria Math" w:hAnsi="Cambria Math"/>
            <w:lang w:val="en-US"/>
          </w:rPr>
          <w:t>plot_</w:t>
        </w:r>
        <w:proofErr w:type="gramStart"/>
        <w:r w:rsidRPr="00AB7181">
          <w:rPr>
            <w:rFonts w:ascii="Cambria Math" w:hAnsi="Cambria Math"/>
            <w:lang w:val="en-US"/>
          </w:rPr>
          <w:t>coast</w:t>
        </w:r>
        <w:proofErr w:type="spellEnd"/>
        <w:r w:rsidRPr="00AB7181">
          <w:rPr>
            <w:rFonts w:ascii="Cambria Math" w:hAnsi="Cambria Math"/>
            <w:lang w:val="en-US"/>
          </w:rPr>
          <w:t>(</w:t>
        </w:r>
        <w:proofErr w:type="gramEnd"/>
        <w:r w:rsidRPr="00AB7181">
          <w:rPr>
            <w:rFonts w:ascii="Cambria Math" w:hAnsi="Cambria Math"/>
            <w:lang w:val="en-US"/>
          </w:rPr>
          <w:t xml:space="preserve">resolution = "medium", fill = "black", </w:t>
        </w:r>
        <w:proofErr w:type="spellStart"/>
        <w:r w:rsidRPr="00AB7181">
          <w:rPr>
            <w:rFonts w:ascii="Cambria Math" w:hAnsi="Cambria Math"/>
            <w:lang w:val="en-US"/>
          </w:rPr>
          <w:t>colour</w:t>
        </w:r>
        <w:proofErr w:type="spellEnd"/>
        <w:r w:rsidRPr="00AB7181">
          <w:rPr>
            <w:rFonts w:ascii="Cambria Math" w:hAnsi="Cambria Math"/>
            <w:lang w:val="en-US"/>
          </w:rPr>
          <w:t xml:space="preserve"> = "black", size = 0.3) +</w:t>
        </w:r>
      </w:ins>
    </w:p>
    <w:p w14:paraId="31142769" w14:textId="77777777" w:rsidR="00AB7181" w:rsidRPr="00AB7181" w:rsidRDefault="00AB7181" w:rsidP="00AB7181">
      <w:pPr>
        <w:shd w:val="clear" w:color="auto" w:fill="F2F2F2" w:themeFill="background1" w:themeFillShade="F2"/>
        <w:spacing w:after="0"/>
        <w:rPr>
          <w:ins w:id="558" w:author="Darcy Webber" w:date="2021-12-12T12:52:00Z"/>
          <w:rFonts w:ascii="Cambria Math" w:hAnsi="Cambria Math"/>
          <w:lang w:val="en-US"/>
        </w:rPr>
      </w:pPr>
      <w:ins w:id="559" w:author="Darcy Webber" w:date="2021-12-12T12:52:00Z">
        <w:r w:rsidRPr="00AB7181">
          <w:rPr>
            <w:rFonts w:ascii="Cambria Math" w:hAnsi="Cambria Math"/>
            <w:lang w:val="en-US"/>
          </w:rPr>
          <w:t xml:space="preserve">  </w:t>
        </w:r>
        <w:proofErr w:type="spellStart"/>
        <w:r w:rsidRPr="00AB7181">
          <w:rPr>
            <w:rFonts w:ascii="Cambria Math" w:hAnsi="Cambria Math"/>
            <w:lang w:val="en-US"/>
          </w:rPr>
          <w:t>geom_</w:t>
        </w:r>
        <w:proofErr w:type="gramStart"/>
        <w:r w:rsidRPr="00AB7181">
          <w:rPr>
            <w:rFonts w:ascii="Cambria Math" w:hAnsi="Cambria Math"/>
            <w:lang w:val="en-US"/>
          </w:rPr>
          <w:t>point</w:t>
        </w:r>
        <w:proofErr w:type="spellEnd"/>
        <w:r w:rsidRPr="00AB7181">
          <w:rPr>
            <w:rFonts w:ascii="Cambria Math" w:hAnsi="Cambria Math"/>
            <w:lang w:val="en-US"/>
          </w:rPr>
          <w:t>(</w:t>
        </w:r>
        <w:proofErr w:type="spellStart"/>
        <w:proofErr w:type="gramEnd"/>
        <w:r w:rsidRPr="00AB7181">
          <w:rPr>
            <w:rFonts w:ascii="Cambria Math" w:hAnsi="Cambria Math"/>
            <w:lang w:val="en-US"/>
          </w:rPr>
          <w:t>aes</w:t>
        </w:r>
        <w:proofErr w:type="spellEnd"/>
        <w:r w:rsidRPr="00AB7181">
          <w:rPr>
            <w:rFonts w:ascii="Cambria Math" w:hAnsi="Cambria Math"/>
            <w:lang w:val="en-US"/>
          </w:rPr>
          <w:t xml:space="preserve">(x = 0, y = -422600), </w:t>
        </w:r>
        <w:proofErr w:type="spellStart"/>
        <w:r w:rsidRPr="00AB7181">
          <w:rPr>
            <w:rFonts w:ascii="Cambria Math" w:hAnsi="Cambria Math"/>
            <w:lang w:val="en-US"/>
          </w:rPr>
          <w:t>colour</w:t>
        </w:r>
        <w:proofErr w:type="spellEnd"/>
        <w:r w:rsidRPr="00AB7181">
          <w:rPr>
            <w:rFonts w:ascii="Cambria Math" w:hAnsi="Cambria Math"/>
            <w:lang w:val="en-US"/>
          </w:rPr>
          <w:t xml:space="preserve"> = "green") +</w:t>
        </w:r>
      </w:ins>
    </w:p>
    <w:p w14:paraId="6D38BF42" w14:textId="77777777" w:rsidR="00AB7181" w:rsidRPr="00AB7181" w:rsidRDefault="00AB7181" w:rsidP="00AB7181">
      <w:pPr>
        <w:shd w:val="clear" w:color="auto" w:fill="F2F2F2" w:themeFill="background1" w:themeFillShade="F2"/>
        <w:spacing w:after="0"/>
        <w:rPr>
          <w:ins w:id="560" w:author="Darcy Webber" w:date="2021-12-12T12:52:00Z"/>
          <w:rFonts w:ascii="Cambria Math" w:hAnsi="Cambria Math"/>
          <w:lang w:val="en-US"/>
        </w:rPr>
      </w:pPr>
      <w:ins w:id="561" w:author="Darcy Webber" w:date="2021-12-12T12:52:00Z">
        <w:r w:rsidRPr="00AB7181">
          <w:rPr>
            <w:rFonts w:ascii="Cambria Math" w:hAnsi="Cambria Math"/>
            <w:lang w:val="en-US"/>
          </w:rPr>
          <w:t xml:space="preserve">  </w:t>
        </w:r>
        <w:proofErr w:type="spellStart"/>
        <w:r w:rsidRPr="00AB7181">
          <w:rPr>
            <w:rFonts w:ascii="Cambria Math" w:hAnsi="Cambria Math"/>
            <w:lang w:val="en-US"/>
          </w:rPr>
          <w:t>annotation_</w:t>
        </w:r>
        <w:proofErr w:type="gramStart"/>
        <w:r w:rsidRPr="00AB7181">
          <w:rPr>
            <w:rFonts w:ascii="Cambria Math" w:hAnsi="Cambria Math"/>
            <w:lang w:val="en-US"/>
          </w:rPr>
          <w:t>scale</w:t>
        </w:r>
        <w:proofErr w:type="spellEnd"/>
        <w:r w:rsidRPr="00AB7181">
          <w:rPr>
            <w:rFonts w:ascii="Cambria Math" w:hAnsi="Cambria Math"/>
            <w:lang w:val="en-US"/>
          </w:rPr>
          <w:t>(</w:t>
        </w:r>
        <w:proofErr w:type="gramEnd"/>
        <w:r w:rsidRPr="00AB7181">
          <w:rPr>
            <w:rFonts w:ascii="Cambria Math" w:hAnsi="Cambria Math"/>
            <w:lang w:val="en-US"/>
          </w:rPr>
          <w:t xml:space="preserve">location = "tr", </w:t>
        </w:r>
        <w:proofErr w:type="spellStart"/>
        <w:r w:rsidRPr="00AB7181">
          <w:rPr>
            <w:rFonts w:ascii="Cambria Math" w:hAnsi="Cambria Math"/>
            <w:lang w:val="en-US"/>
          </w:rPr>
          <w:t>unit_category</w:t>
        </w:r>
        <w:proofErr w:type="spellEnd"/>
        <w:r w:rsidRPr="00AB7181">
          <w:rPr>
            <w:rFonts w:ascii="Cambria Math" w:hAnsi="Cambria Math"/>
            <w:lang w:val="en-US"/>
          </w:rPr>
          <w:t xml:space="preserve"> = "metric") +</w:t>
        </w:r>
      </w:ins>
    </w:p>
    <w:p w14:paraId="22122F1A" w14:textId="350E3832" w:rsidR="00AB7181" w:rsidRDefault="00AB7181" w:rsidP="00AB7181">
      <w:pPr>
        <w:shd w:val="clear" w:color="auto" w:fill="F2F2F2" w:themeFill="background1" w:themeFillShade="F2"/>
        <w:spacing w:after="0"/>
        <w:rPr>
          <w:ins w:id="562" w:author="Darcy Webber" w:date="2021-12-12T12:52:00Z"/>
          <w:rFonts w:ascii="Cambria Math" w:hAnsi="Cambria Math"/>
          <w:lang w:val="en-US"/>
        </w:rPr>
      </w:pPr>
      <w:ins w:id="563" w:author="Darcy Webber" w:date="2021-12-12T12:52:00Z">
        <w:r w:rsidRPr="00AB7181">
          <w:rPr>
            <w:rFonts w:ascii="Cambria Math" w:hAnsi="Cambria Math"/>
            <w:lang w:val="en-US"/>
          </w:rPr>
          <w:t xml:space="preserve">  </w:t>
        </w:r>
        <w:proofErr w:type="spellStart"/>
        <w:r w:rsidRPr="00AB7181">
          <w:rPr>
            <w:rFonts w:ascii="Cambria Math" w:hAnsi="Cambria Math"/>
            <w:lang w:val="en-US"/>
          </w:rPr>
          <w:t>coord_</w:t>
        </w:r>
        <w:proofErr w:type="gramStart"/>
        <w:r w:rsidRPr="00AB7181">
          <w:rPr>
            <w:rFonts w:ascii="Cambria Math" w:hAnsi="Cambria Math"/>
            <w:lang w:val="en-US"/>
          </w:rPr>
          <w:t>sf</w:t>
        </w:r>
        <w:proofErr w:type="spellEnd"/>
        <w:r w:rsidRPr="00AB7181">
          <w:rPr>
            <w:rFonts w:ascii="Cambria Math" w:hAnsi="Cambria Math"/>
            <w:lang w:val="en-US"/>
          </w:rPr>
          <w:t>(</w:t>
        </w:r>
        <w:proofErr w:type="spellStart"/>
        <w:proofErr w:type="gramEnd"/>
        <w:r w:rsidRPr="00AB7181">
          <w:rPr>
            <w:rFonts w:ascii="Cambria Math" w:hAnsi="Cambria Math"/>
            <w:lang w:val="en-US"/>
          </w:rPr>
          <w:t>xlim</w:t>
        </w:r>
        <w:proofErr w:type="spellEnd"/>
        <w:r w:rsidRPr="00AB7181">
          <w:rPr>
            <w:rFonts w:ascii="Cambria Math" w:hAnsi="Cambria Math"/>
            <w:lang w:val="en-US"/>
          </w:rPr>
          <w:t xml:space="preserve"> = c(-5e+05, 2.5e+05), </w:t>
        </w:r>
        <w:proofErr w:type="spellStart"/>
        <w:r w:rsidRPr="00AB7181">
          <w:rPr>
            <w:rFonts w:ascii="Cambria Math" w:hAnsi="Cambria Math"/>
            <w:lang w:val="en-US"/>
          </w:rPr>
          <w:t>ylim</w:t>
        </w:r>
        <w:proofErr w:type="spellEnd"/>
        <w:r w:rsidRPr="00AB7181">
          <w:rPr>
            <w:rFonts w:ascii="Cambria Math" w:hAnsi="Cambria Math"/>
            <w:lang w:val="en-US"/>
          </w:rPr>
          <w:t xml:space="preserve"> = c(-422600, 895400))</w:t>
        </w:r>
      </w:ins>
    </w:p>
    <w:p w14:paraId="25555F93" w14:textId="77777777" w:rsidR="006500EE" w:rsidRDefault="006500EE">
      <w:pPr>
        <w:spacing w:after="0"/>
        <w:rPr>
          <w:ins w:id="564" w:author="Darcy Webber" w:date="2021-12-14T08:38:00Z"/>
          <w:rFonts w:ascii="Times New Roman" w:hAnsi="Times New Roman" w:cs="Times New Roman"/>
          <w:lang w:val="en-US"/>
        </w:rPr>
      </w:pPr>
    </w:p>
    <w:p w14:paraId="2AB4BFFA" w14:textId="78231347" w:rsidR="0087127D" w:rsidRPr="009630F4" w:rsidRDefault="006500EE" w:rsidP="009630F4">
      <w:pPr>
        <w:spacing w:after="0"/>
        <w:jc w:val="both"/>
        <w:rPr>
          <w:ins w:id="565" w:author="Darcy Webber" w:date="2021-12-14T08:41:00Z"/>
          <w:lang w:val="en-US"/>
          <w:rPrChange w:id="566" w:author="Darcy Webber" w:date="2021-12-14T08:46:00Z">
            <w:rPr>
              <w:ins w:id="567" w:author="Darcy Webber" w:date="2021-12-14T08:41:00Z"/>
              <w:rFonts w:ascii="Times New Roman" w:hAnsi="Times New Roman" w:cs="Times New Roman"/>
            </w:rPr>
          </w:rPrChange>
        </w:rPr>
        <w:pPrChange w:id="568" w:author="Darcy Webber" w:date="2021-12-14T08:46:00Z">
          <w:pPr>
            <w:spacing w:after="0"/>
          </w:pPr>
        </w:pPrChange>
      </w:pPr>
      <w:ins w:id="569" w:author="Darcy Webber" w:date="2021-12-14T08:38:00Z">
        <w:r w:rsidRPr="008247BE">
          <w:rPr>
            <w:rFonts w:ascii="Times New Roman" w:hAnsi="Times New Roman" w:cs="Times New Roman"/>
            <w:lang w:val="en-US"/>
          </w:rPr>
          <w:t>The</w:t>
        </w:r>
        <w:r>
          <w:rPr>
            <w:rFonts w:ascii="Times New Roman" w:hAnsi="Times New Roman" w:cs="Times New Roman"/>
            <w:lang w:val="en-US"/>
          </w:rPr>
          <w:t xml:space="preserve"> plot generated by this code</w:t>
        </w:r>
      </w:ins>
      <w:ins w:id="570" w:author="Darcy Webber" w:date="2021-12-14T08:40:00Z">
        <w:r w:rsidR="005A1580">
          <w:rPr>
            <w:rFonts w:ascii="Times New Roman" w:hAnsi="Times New Roman" w:cs="Times New Roman"/>
            <w:lang w:val="en-US"/>
          </w:rPr>
          <w:t xml:space="preserve"> illustrates</w:t>
        </w:r>
      </w:ins>
      <w:ins w:id="571" w:author="Darcy Webber" w:date="2021-12-14T08:38:00Z">
        <w:r>
          <w:rPr>
            <w:rFonts w:ascii="Times New Roman" w:hAnsi="Times New Roman" w:cs="Times New Roman"/>
            <w:lang w:val="en-US"/>
          </w:rPr>
          <w:t xml:space="preserve"> </w:t>
        </w:r>
      </w:ins>
      <w:ins w:id="572" w:author="Darcy Webber" w:date="2021-12-14T08:40:00Z">
        <w:r w:rsidR="005A1580">
          <w:rPr>
            <w:rFonts w:ascii="Times New Roman" w:hAnsi="Times New Roman" w:cs="Times New Roman"/>
            <w:lang w:val="en-US"/>
          </w:rPr>
          <w:t>a</w:t>
        </w:r>
      </w:ins>
      <w:ins w:id="573" w:author="Darcy Webber" w:date="2021-12-14T08:39:00Z">
        <w:r w:rsidR="005A1580" w:rsidRPr="005A1580">
          <w:rPr>
            <w:rFonts w:ascii="Times New Roman" w:hAnsi="Times New Roman" w:cs="Times New Roman"/>
            <w:lang w:val="en-US"/>
            <w:rPrChange w:id="574" w:author="Darcy Webber" w:date="2021-12-14T08:40:00Z">
              <w:rPr/>
            </w:rPrChange>
          </w:rPr>
          <w:t xml:space="preserve"> 256</w:t>
        </w:r>
      </w:ins>
      <w:ins w:id="575" w:author="Darcy Webber" w:date="2021-12-14T08:40:00Z">
        <w:r w:rsidR="005A1580">
          <w:rPr>
            <w:rFonts w:ascii="Times New Roman" w:hAnsi="Times New Roman" w:cs="Times New Roman"/>
            <w:lang w:val="en-US"/>
          </w:rPr>
          <w:t> </w:t>
        </w:r>
      </w:ins>
      <w:ins w:id="576" w:author="Darcy Webber" w:date="2021-12-14T08:39:00Z">
        <w:r w:rsidR="005A1580" w:rsidRPr="005A1580">
          <w:rPr>
            <w:rFonts w:ascii="Times New Roman" w:hAnsi="Times New Roman" w:cs="Times New Roman"/>
            <w:lang w:val="en-US"/>
            <w:rPrChange w:id="577" w:author="Darcy Webber" w:date="2021-12-14T08:40:00Z">
              <w:rPr/>
            </w:rPrChange>
          </w:rPr>
          <w:t>km grid covering the EEZ, a 256 km grid covering the extent of the CRA 1 QMA, a 64 km grid covering the CRA 1 QMA</w:t>
        </w:r>
      </w:ins>
      <w:ins w:id="578" w:author="Darcy Webber" w:date="2021-12-14T08:41:00Z">
        <w:r w:rsidR="00E066BE">
          <w:rPr>
            <w:rFonts w:ascii="Times New Roman" w:hAnsi="Times New Roman" w:cs="Times New Roman"/>
            <w:lang w:val="en-US"/>
          </w:rPr>
          <w:t>, and the origin point</w:t>
        </w:r>
      </w:ins>
      <w:ins w:id="579" w:author="Darcy Webber" w:date="2021-12-14T08:38:00Z">
        <w:r w:rsidRPr="006500EE">
          <w:rPr>
            <w:rFonts w:ascii="Times New Roman" w:hAnsi="Times New Roman" w:cs="Times New Roman"/>
            <w:lang w:val="en-US"/>
          </w:rPr>
          <w:t xml:space="preserve"> </w:t>
        </w:r>
      </w:ins>
      <w:ins w:id="580" w:author="Darcy Webber" w:date="2021-12-14T08:40:00Z">
        <w:r w:rsidR="005A1580">
          <w:rPr>
            <w:rFonts w:ascii="Times New Roman" w:hAnsi="Times New Roman" w:cs="Times New Roman"/>
            <w:lang w:val="en-US"/>
          </w:rPr>
          <w:t>(</w:t>
        </w:r>
      </w:ins>
      <w:ins w:id="581" w:author="Darcy Webber" w:date="2021-12-14T08:39:00Z">
        <w:r w:rsidRPr="006500EE">
          <w:rPr>
            <w:rFonts w:ascii="Times New Roman" w:hAnsi="Times New Roman" w:cs="Times New Roman"/>
            <w:lang w:val="en-US"/>
          </w:rPr>
          <w:fldChar w:fldCharType="begin"/>
        </w:r>
        <w:r w:rsidRPr="006500EE">
          <w:rPr>
            <w:rFonts w:ascii="Times New Roman" w:hAnsi="Times New Roman" w:cs="Times New Roman"/>
            <w:lang w:val="en-US"/>
          </w:rPr>
          <w:instrText xml:space="preserve"> REF _Ref90363566 \h </w:instrText>
        </w:r>
        <w:r w:rsidRPr="006500EE">
          <w:rPr>
            <w:rFonts w:ascii="Times New Roman" w:hAnsi="Times New Roman" w:cs="Times New Roman"/>
            <w:lang w:val="en-US"/>
          </w:rPr>
        </w:r>
      </w:ins>
      <w:r>
        <w:rPr>
          <w:rFonts w:ascii="Times New Roman" w:hAnsi="Times New Roman" w:cs="Times New Roman"/>
          <w:lang w:val="en-US"/>
        </w:rPr>
        <w:instrText xml:space="preserve"> \* MERGEFORMAT </w:instrText>
      </w:r>
      <w:r w:rsidRPr="006500EE">
        <w:rPr>
          <w:rFonts w:ascii="Times New Roman" w:hAnsi="Times New Roman" w:cs="Times New Roman"/>
          <w:lang w:val="en-US"/>
        </w:rPr>
        <w:fldChar w:fldCharType="separate"/>
      </w:r>
      <w:ins w:id="582" w:author="Darcy Webber" w:date="2021-12-14T08:39:00Z">
        <w:r w:rsidRPr="006500EE">
          <w:rPr>
            <w:rFonts w:ascii="Times New Roman" w:hAnsi="Times New Roman" w:cs="Times New Roman"/>
            <w:rPrChange w:id="583" w:author="Darcy Webber" w:date="2021-12-14T08:39:00Z">
              <w:rPr/>
            </w:rPrChange>
          </w:rPr>
          <w:t xml:space="preserve">Figure </w:t>
        </w:r>
        <w:r w:rsidRPr="006500EE">
          <w:rPr>
            <w:rFonts w:ascii="Times New Roman" w:hAnsi="Times New Roman" w:cs="Times New Roman"/>
            <w:noProof/>
            <w:rPrChange w:id="584" w:author="Darcy Webber" w:date="2021-12-14T08:39:00Z">
              <w:rPr>
                <w:noProof/>
              </w:rPr>
            </w:rPrChange>
          </w:rPr>
          <w:t>1</w:t>
        </w:r>
        <w:r w:rsidRPr="006500EE">
          <w:rPr>
            <w:rFonts w:ascii="Times New Roman" w:hAnsi="Times New Roman" w:cs="Times New Roman"/>
            <w:lang w:val="en-US"/>
          </w:rPr>
          <w:fldChar w:fldCharType="end"/>
        </w:r>
      </w:ins>
      <w:ins w:id="585" w:author="Darcy Webber" w:date="2021-12-14T08:40:00Z">
        <w:r w:rsidR="005A1580">
          <w:rPr>
            <w:rFonts w:ascii="Times New Roman" w:hAnsi="Times New Roman" w:cs="Times New Roman"/>
            <w:lang w:val="en-US"/>
          </w:rPr>
          <w:t>)</w:t>
        </w:r>
      </w:ins>
      <w:ins w:id="586" w:author="Darcy Webber" w:date="2021-12-14T08:39:00Z">
        <w:r w:rsidRPr="006500EE">
          <w:rPr>
            <w:rFonts w:ascii="Times New Roman" w:hAnsi="Times New Roman" w:cs="Times New Roman"/>
            <w:lang w:val="en-US"/>
          </w:rPr>
          <w:t>.</w:t>
        </w:r>
      </w:ins>
      <w:ins w:id="587" w:author="Darcy Webber" w:date="2021-12-14T08:46:00Z">
        <w:r w:rsidR="009630F4">
          <w:rPr>
            <w:lang w:val="en-US"/>
          </w:rPr>
          <w:t xml:space="preserve"> </w:t>
        </w:r>
      </w:ins>
      <w:ins w:id="588" w:author="Darcy Webber" w:date="2021-12-14T08:41:00Z">
        <w:r w:rsidR="0087127D" w:rsidRPr="008247BE">
          <w:rPr>
            <w:rFonts w:ascii="Times New Roman" w:hAnsi="Times New Roman" w:cs="Times New Roman"/>
          </w:rPr>
          <w:t>The second example requires</w:t>
        </w:r>
        <w:r w:rsidR="0087127D">
          <w:rPr>
            <w:rFonts w:ascii="Times New Roman" w:hAnsi="Times New Roman" w:cs="Times New Roman"/>
          </w:rPr>
          <w:t xml:space="preserve"> a standard grid be created as a raster. This raster is then filled with random values for display purposes, and converted to a “</w:t>
        </w:r>
        <w:proofErr w:type="gramStart"/>
        <w:r w:rsidR="0087127D">
          <w:rPr>
            <w:rFonts w:ascii="Times New Roman" w:hAnsi="Times New Roman" w:cs="Times New Roman"/>
          </w:rPr>
          <w:t>stars</w:t>
        </w:r>
        <w:proofErr w:type="gramEnd"/>
        <w:r w:rsidR="0087127D">
          <w:rPr>
            <w:rFonts w:ascii="Times New Roman" w:hAnsi="Times New Roman" w:cs="Times New Roman"/>
          </w:rPr>
          <w:t>” object so that the “</w:t>
        </w:r>
        <w:proofErr w:type="spellStart"/>
        <w:r w:rsidR="0087127D">
          <w:rPr>
            <w:rFonts w:ascii="Times New Roman" w:hAnsi="Times New Roman" w:cs="Times New Roman"/>
          </w:rPr>
          <w:t>geom_stars</w:t>
        </w:r>
        <w:proofErr w:type="spellEnd"/>
        <w:r w:rsidR="0087127D">
          <w:rPr>
            <w:rFonts w:ascii="Times New Roman" w:hAnsi="Times New Roman" w:cs="Times New Roman"/>
          </w:rPr>
          <w:t>” function with the R package “stars” can be used for plotting the raster:</w:t>
        </w:r>
      </w:ins>
    </w:p>
    <w:p w14:paraId="73359B88" w14:textId="77777777" w:rsidR="0087127D" w:rsidRPr="008247BE" w:rsidRDefault="0087127D" w:rsidP="0087127D">
      <w:pPr>
        <w:spacing w:after="0"/>
        <w:rPr>
          <w:ins w:id="589" w:author="Darcy Webber" w:date="2021-12-14T08:41:00Z"/>
          <w:rFonts w:ascii="Times New Roman" w:hAnsi="Times New Roman" w:cs="Times New Roman"/>
        </w:rPr>
      </w:pPr>
    </w:p>
    <w:p w14:paraId="6A9C95B5" w14:textId="77777777" w:rsidR="0087127D" w:rsidRPr="008247BE" w:rsidRDefault="0087127D" w:rsidP="0087127D">
      <w:pPr>
        <w:shd w:val="clear" w:color="auto" w:fill="F2F2F2" w:themeFill="background1" w:themeFillShade="F2"/>
        <w:spacing w:after="0"/>
        <w:rPr>
          <w:ins w:id="590" w:author="Darcy Webber" w:date="2021-12-14T08:41:00Z"/>
          <w:rFonts w:ascii="Cambria Math" w:hAnsi="Cambria Math" w:cs="Courier New"/>
          <w:lang w:val="en-US"/>
        </w:rPr>
      </w:pPr>
      <w:ins w:id="591" w:author="Darcy Webber" w:date="2021-12-14T08:41:00Z">
        <w:r w:rsidRPr="008247BE">
          <w:rPr>
            <w:rFonts w:ascii="Cambria Math" w:hAnsi="Cambria Math" w:cs="Courier New"/>
            <w:lang w:val="en-US"/>
          </w:rPr>
          <w:t>r</w:t>
        </w:r>
        <w:r>
          <w:rPr>
            <w:rFonts w:ascii="Cambria Math" w:hAnsi="Cambria Math" w:cs="Courier New"/>
            <w:lang w:val="en-US"/>
          </w:rPr>
          <w:t>as256</w:t>
        </w:r>
        <w:r w:rsidRPr="008247BE">
          <w:rPr>
            <w:rFonts w:ascii="Cambria Math" w:hAnsi="Cambria Math" w:cs="Courier New"/>
            <w:lang w:val="en-US"/>
          </w:rPr>
          <w:t xml:space="preserve"> &lt;- </w:t>
        </w:r>
        <w:proofErr w:type="spellStart"/>
        <w:r w:rsidRPr="008247BE">
          <w:rPr>
            <w:rFonts w:ascii="Cambria Math" w:hAnsi="Cambria Math" w:cs="Courier New"/>
            <w:lang w:val="en-US"/>
          </w:rPr>
          <w:t>get_standard_</w:t>
        </w:r>
        <w:proofErr w:type="gramStart"/>
        <w:r w:rsidRPr="008247BE">
          <w:rPr>
            <w:rFonts w:ascii="Cambria Math" w:hAnsi="Cambria Math" w:cs="Courier New"/>
            <w:lang w:val="en-US"/>
          </w:rPr>
          <w:t>grid</w:t>
        </w:r>
        <w:proofErr w:type="spellEnd"/>
        <w:r w:rsidRPr="008247BE">
          <w:rPr>
            <w:rFonts w:ascii="Cambria Math" w:hAnsi="Cambria Math" w:cs="Courier New"/>
            <w:lang w:val="en-US"/>
          </w:rPr>
          <w:t>(</w:t>
        </w:r>
        <w:proofErr w:type="spellStart"/>
        <w:proofErr w:type="gramEnd"/>
        <w:r w:rsidRPr="008247BE">
          <w:rPr>
            <w:rFonts w:ascii="Cambria Math" w:hAnsi="Cambria Math" w:cs="Courier New"/>
            <w:lang w:val="en-US"/>
          </w:rPr>
          <w:t>cell_size</w:t>
        </w:r>
        <w:proofErr w:type="spellEnd"/>
        <w:r w:rsidRPr="008247BE">
          <w:rPr>
            <w:rFonts w:ascii="Cambria Math" w:hAnsi="Cambria Math" w:cs="Courier New"/>
            <w:lang w:val="en-US"/>
          </w:rPr>
          <w:t xml:space="preserve"> = </w:t>
        </w:r>
        <w:r>
          <w:rPr>
            <w:rFonts w:ascii="Cambria Math" w:hAnsi="Cambria Math" w:cs="Courier New"/>
            <w:lang w:val="en-US"/>
          </w:rPr>
          <w:t>256</w:t>
        </w:r>
        <w:r w:rsidRPr="008247BE">
          <w:rPr>
            <w:rFonts w:ascii="Cambria Math" w:hAnsi="Cambria Math" w:cs="Courier New"/>
            <w:lang w:val="en-US"/>
          </w:rPr>
          <w:t xml:space="preserve">, </w:t>
        </w:r>
      </w:ins>
    </w:p>
    <w:p w14:paraId="142830C6" w14:textId="77777777" w:rsidR="0087127D" w:rsidRPr="008247BE" w:rsidRDefault="0087127D" w:rsidP="0087127D">
      <w:pPr>
        <w:shd w:val="clear" w:color="auto" w:fill="F2F2F2" w:themeFill="background1" w:themeFillShade="F2"/>
        <w:spacing w:after="0"/>
        <w:rPr>
          <w:ins w:id="592" w:author="Darcy Webber" w:date="2021-12-14T08:41:00Z"/>
          <w:rFonts w:ascii="Cambria Math" w:hAnsi="Cambria Math" w:cs="Courier New"/>
          <w:lang w:val="en-US"/>
        </w:rPr>
      </w:pPr>
      <w:ins w:id="593" w:author="Darcy Webber" w:date="2021-12-14T08:41:00Z">
        <w:r w:rsidRPr="008247BE">
          <w:rPr>
            <w:rFonts w:ascii="Cambria Math" w:hAnsi="Cambria Math" w:cs="Courier New"/>
            <w:lang w:val="en-US"/>
          </w:rPr>
          <w:t xml:space="preserve">                       </w:t>
        </w:r>
        <w:r>
          <w:rPr>
            <w:rFonts w:ascii="Cambria Math" w:hAnsi="Cambria Math" w:cs="Courier New"/>
            <w:lang w:val="en-US"/>
          </w:rPr>
          <w:t xml:space="preserve">                                  </w:t>
        </w:r>
        <w:proofErr w:type="spellStart"/>
        <w:r w:rsidRPr="008247BE">
          <w:rPr>
            <w:rFonts w:ascii="Cambria Math" w:hAnsi="Cambria Math" w:cs="Courier New"/>
            <w:lang w:val="en-US"/>
          </w:rPr>
          <w:t>bounding_box</w:t>
        </w:r>
        <w:proofErr w:type="spellEnd"/>
        <w:r w:rsidRPr="008247BE">
          <w:rPr>
            <w:rFonts w:ascii="Cambria Math" w:hAnsi="Cambria Math" w:cs="Courier New"/>
            <w:lang w:val="en-US"/>
          </w:rPr>
          <w:t xml:space="preserve"> = </w:t>
        </w:r>
        <w:proofErr w:type="spellStart"/>
        <w:r w:rsidRPr="008247BE">
          <w:rPr>
            <w:rFonts w:ascii="Cambria Math" w:hAnsi="Cambria Math" w:cs="Courier New"/>
            <w:lang w:val="en-US"/>
          </w:rPr>
          <w:t>st_</w:t>
        </w:r>
        <w:proofErr w:type="gramStart"/>
        <w:r w:rsidRPr="008247BE">
          <w:rPr>
            <w:rFonts w:ascii="Cambria Math" w:hAnsi="Cambria Math" w:cs="Courier New"/>
            <w:lang w:val="en-US"/>
          </w:rPr>
          <w:t>bbox</w:t>
        </w:r>
        <w:proofErr w:type="spellEnd"/>
        <w:r w:rsidRPr="008247BE">
          <w:rPr>
            <w:rFonts w:ascii="Cambria Math" w:hAnsi="Cambria Math" w:cs="Courier New"/>
            <w:lang w:val="en-US"/>
          </w:rPr>
          <w:t>(</w:t>
        </w:r>
        <w:proofErr w:type="gramEnd"/>
        <w:r>
          <w:rPr>
            <w:rFonts w:ascii="Cambria Math" w:hAnsi="Cambria Math" w:cs="Courier New"/>
            <w:lang w:val="en-US"/>
          </w:rPr>
          <w:t>EEZ</w:t>
        </w:r>
        <w:r w:rsidRPr="008247BE">
          <w:rPr>
            <w:rFonts w:ascii="Cambria Math" w:hAnsi="Cambria Math" w:cs="Courier New"/>
            <w:lang w:val="en-US"/>
          </w:rPr>
          <w:t xml:space="preserve">), </w:t>
        </w:r>
      </w:ins>
    </w:p>
    <w:p w14:paraId="64E3E49C" w14:textId="77777777" w:rsidR="0087127D" w:rsidRPr="008247BE" w:rsidRDefault="0087127D" w:rsidP="0087127D">
      <w:pPr>
        <w:shd w:val="clear" w:color="auto" w:fill="F2F2F2" w:themeFill="background1" w:themeFillShade="F2"/>
        <w:spacing w:after="0"/>
        <w:rPr>
          <w:ins w:id="594" w:author="Darcy Webber" w:date="2021-12-14T08:41:00Z"/>
          <w:rFonts w:ascii="Cambria Math" w:hAnsi="Cambria Math" w:cs="Courier New"/>
          <w:lang w:val="en-US"/>
        </w:rPr>
      </w:pPr>
      <w:ins w:id="595" w:author="Darcy Webber" w:date="2021-12-14T08:41:00Z">
        <w:r w:rsidRPr="005D40AB">
          <w:rPr>
            <w:rFonts w:ascii="Cambria Math" w:hAnsi="Cambria Math" w:cs="Courier New"/>
            <w:lang w:val="en-US"/>
          </w:rPr>
          <w:t xml:space="preserve">                       </w:t>
        </w:r>
        <w:r>
          <w:rPr>
            <w:rFonts w:ascii="Cambria Math" w:hAnsi="Cambria Math" w:cs="Courier New"/>
            <w:lang w:val="en-US"/>
          </w:rPr>
          <w:t xml:space="preserve">                                  </w:t>
        </w:r>
        <w:proofErr w:type="spellStart"/>
        <w:r w:rsidRPr="008247BE">
          <w:rPr>
            <w:rFonts w:ascii="Cambria Math" w:hAnsi="Cambria Math" w:cs="Courier New"/>
            <w:lang w:val="en-US"/>
          </w:rPr>
          <w:t>return_raster</w:t>
        </w:r>
        <w:proofErr w:type="spellEnd"/>
        <w:r w:rsidRPr="008247BE">
          <w:rPr>
            <w:rFonts w:ascii="Cambria Math" w:hAnsi="Cambria Math" w:cs="Courier New"/>
            <w:lang w:val="en-US"/>
          </w:rPr>
          <w:t xml:space="preserve"> = TRUE)</w:t>
        </w:r>
      </w:ins>
    </w:p>
    <w:p w14:paraId="15C615DB" w14:textId="77777777" w:rsidR="0087127D" w:rsidRDefault="0087127D" w:rsidP="0087127D">
      <w:pPr>
        <w:shd w:val="clear" w:color="auto" w:fill="F2F2F2" w:themeFill="background1" w:themeFillShade="F2"/>
        <w:spacing w:after="0"/>
        <w:rPr>
          <w:ins w:id="596" w:author="Darcy Webber" w:date="2021-12-14T08:41:00Z"/>
          <w:rFonts w:ascii="Cambria Math" w:hAnsi="Cambria Math" w:cs="Courier New"/>
          <w:lang w:val="en-US"/>
        </w:rPr>
      </w:pPr>
    </w:p>
    <w:p w14:paraId="40BE3204" w14:textId="24AAD872" w:rsidR="0087127D" w:rsidRDefault="0087127D" w:rsidP="0087127D">
      <w:pPr>
        <w:shd w:val="clear" w:color="auto" w:fill="F2F2F2" w:themeFill="background1" w:themeFillShade="F2"/>
        <w:spacing w:after="0"/>
        <w:rPr>
          <w:ins w:id="597" w:author="Darcy Webber" w:date="2021-12-14T08:41:00Z"/>
          <w:rFonts w:ascii="Cambria Math" w:hAnsi="Cambria Math" w:cs="Courier New"/>
          <w:lang w:val="en-US"/>
        </w:rPr>
      </w:pPr>
      <w:ins w:id="598" w:author="Darcy Webber" w:date="2021-12-14T08:41:00Z">
        <w:r w:rsidRPr="005D40AB">
          <w:rPr>
            <w:rFonts w:ascii="Cambria Math" w:hAnsi="Cambria Math" w:cs="Courier New"/>
            <w:lang w:val="en-US"/>
          </w:rPr>
          <w:t>r</w:t>
        </w:r>
        <w:r>
          <w:rPr>
            <w:rFonts w:ascii="Cambria Math" w:hAnsi="Cambria Math" w:cs="Courier New"/>
            <w:lang w:val="en-US"/>
          </w:rPr>
          <w:t>as256</w:t>
        </w:r>
        <w:r w:rsidRPr="008247BE">
          <w:rPr>
            <w:rFonts w:ascii="Cambria Math" w:hAnsi="Cambria Math" w:cs="Courier New"/>
            <w:lang w:val="en-US"/>
          </w:rPr>
          <w:t xml:space="preserve">[] &lt;- </w:t>
        </w:r>
        <w:proofErr w:type="spellStart"/>
        <w:proofErr w:type="gramStart"/>
        <w:r w:rsidRPr="008247BE">
          <w:rPr>
            <w:rFonts w:ascii="Cambria Math" w:hAnsi="Cambria Math" w:cs="Courier New"/>
            <w:lang w:val="en-US"/>
          </w:rPr>
          <w:t>rnorm</w:t>
        </w:r>
        <w:proofErr w:type="spellEnd"/>
        <w:r w:rsidRPr="008247BE">
          <w:rPr>
            <w:rFonts w:ascii="Cambria Math" w:hAnsi="Cambria Math" w:cs="Courier New"/>
            <w:lang w:val="en-US"/>
          </w:rPr>
          <w:t>(</w:t>
        </w:r>
        <w:proofErr w:type="gramEnd"/>
        <w:r w:rsidRPr="008247BE">
          <w:rPr>
            <w:rFonts w:ascii="Cambria Math" w:hAnsi="Cambria Math" w:cs="Courier New"/>
            <w:lang w:val="en-US"/>
          </w:rPr>
          <w:t xml:space="preserve">n = </w:t>
        </w:r>
        <w:proofErr w:type="spellStart"/>
        <w:r w:rsidRPr="008247BE">
          <w:rPr>
            <w:rFonts w:ascii="Cambria Math" w:hAnsi="Cambria Math" w:cs="Courier New"/>
            <w:lang w:val="en-US"/>
          </w:rPr>
          <w:t>ncell</w:t>
        </w:r>
        <w:proofErr w:type="spellEnd"/>
        <w:r w:rsidRPr="008247BE">
          <w:rPr>
            <w:rFonts w:ascii="Cambria Math" w:hAnsi="Cambria Math" w:cs="Courier New"/>
            <w:lang w:val="en-US"/>
          </w:rPr>
          <w:t>(</w:t>
        </w:r>
        <w:r w:rsidRPr="005D40AB">
          <w:rPr>
            <w:rFonts w:ascii="Cambria Math" w:hAnsi="Cambria Math" w:cs="Courier New"/>
            <w:lang w:val="en-US"/>
          </w:rPr>
          <w:t>r</w:t>
        </w:r>
        <w:r>
          <w:rPr>
            <w:rFonts w:ascii="Cambria Math" w:hAnsi="Cambria Math" w:cs="Courier New"/>
            <w:lang w:val="en-US"/>
          </w:rPr>
          <w:t>as256</w:t>
        </w:r>
        <w:r w:rsidRPr="008247BE">
          <w:rPr>
            <w:rFonts w:ascii="Cambria Math" w:hAnsi="Cambria Math" w:cs="Courier New"/>
            <w:lang w:val="en-US"/>
          </w:rPr>
          <w:t>))</w:t>
        </w:r>
      </w:ins>
    </w:p>
    <w:p w14:paraId="5B91901A" w14:textId="77777777" w:rsidR="0087127D" w:rsidRDefault="0087127D" w:rsidP="0087127D">
      <w:pPr>
        <w:shd w:val="clear" w:color="auto" w:fill="F2F2F2" w:themeFill="background1" w:themeFillShade="F2"/>
        <w:spacing w:after="0"/>
        <w:rPr>
          <w:ins w:id="599" w:author="Darcy Webber" w:date="2021-12-14T08:41:00Z"/>
          <w:rFonts w:ascii="Cambria Math" w:hAnsi="Cambria Math" w:cs="Courier New"/>
          <w:lang w:val="en-US"/>
        </w:rPr>
      </w:pPr>
      <w:proofErr w:type="spellStart"/>
      <w:ins w:id="600" w:author="Darcy Webber" w:date="2021-12-14T08:41:00Z">
        <w:r w:rsidRPr="005D40AB">
          <w:rPr>
            <w:rFonts w:ascii="Cambria Math" w:hAnsi="Cambria Math" w:cs="Courier New"/>
            <w:lang w:val="en-US"/>
          </w:rPr>
          <w:t>rstar</w:t>
        </w:r>
        <w:proofErr w:type="spellEnd"/>
        <w:r w:rsidRPr="005D40AB">
          <w:rPr>
            <w:rFonts w:ascii="Cambria Math" w:hAnsi="Cambria Math" w:cs="Courier New"/>
            <w:lang w:val="en-US"/>
          </w:rPr>
          <w:t xml:space="preserve"> &lt;- </w:t>
        </w:r>
        <w:proofErr w:type="spellStart"/>
        <w:r w:rsidRPr="005D40AB">
          <w:rPr>
            <w:rFonts w:ascii="Cambria Math" w:hAnsi="Cambria Math" w:cs="Courier New"/>
            <w:lang w:val="en-US"/>
          </w:rPr>
          <w:t>st_as_stars</w:t>
        </w:r>
        <w:proofErr w:type="spellEnd"/>
        <w:r w:rsidRPr="005D40AB">
          <w:rPr>
            <w:rFonts w:ascii="Cambria Math" w:hAnsi="Cambria Math" w:cs="Courier New"/>
            <w:lang w:val="en-US"/>
          </w:rPr>
          <w:t>(r</w:t>
        </w:r>
        <w:r>
          <w:rPr>
            <w:rFonts w:ascii="Cambria Math" w:hAnsi="Cambria Math" w:cs="Courier New"/>
            <w:lang w:val="en-US"/>
          </w:rPr>
          <w:t>as256</w:t>
        </w:r>
        <w:r w:rsidRPr="005D40AB">
          <w:rPr>
            <w:rFonts w:ascii="Cambria Math" w:hAnsi="Cambria Math" w:cs="Courier New"/>
            <w:lang w:val="en-US"/>
          </w:rPr>
          <w:t>)</w:t>
        </w:r>
      </w:ins>
    </w:p>
    <w:p w14:paraId="7A522EAD" w14:textId="77777777" w:rsidR="0087127D" w:rsidRPr="008247BE" w:rsidRDefault="0087127D" w:rsidP="0087127D">
      <w:pPr>
        <w:shd w:val="clear" w:color="auto" w:fill="F2F2F2" w:themeFill="background1" w:themeFillShade="F2"/>
        <w:spacing w:after="0"/>
        <w:rPr>
          <w:ins w:id="601" w:author="Darcy Webber" w:date="2021-12-14T08:41:00Z"/>
          <w:rFonts w:ascii="Cambria Math" w:hAnsi="Cambria Math" w:cs="Courier New"/>
          <w:lang w:val="en-US"/>
        </w:rPr>
      </w:pPr>
    </w:p>
    <w:p w14:paraId="3DD59F01" w14:textId="77777777" w:rsidR="0087127D" w:rsidRPr="008247BE" w:rsidRDefault="0087127D" w:rsidP="0087127D">
      <w:pPr>
        <w:shd w:val="clear" w:color="auto" w:fill="F2F2F2" w:themeFill="background1" w:themeFillShade="F2"/>
        <w:spacing w:after="0"/>
        <w:rPr>
          <w:ins w:id="602" w:author="Darcy Webber" w:date="2021-12-14T08:41:00Z"/>
          <w:rFonts w:ascii="Cambria Math" w:hAnsi="Cambria Math" w:cs="Courier New"/>
          <w:lang w:val="en-US"/>
        </w:rPr>
      </w:pPr>
      <w:proofErr w:type="spellStart"/>
      <w:proofErr w:type="gramStart"/>
      <w:ins w:id="603" w:author="Darcy Webber" w:date="2021-12-14T08:41:00Z">
        <w:r w:rsidRPr="008247BE">
          <w:rPr>
            <w:rFonts w:ascii="Cambria Math" w:hAnsi="Cambria Math" w:cs="Courier New"/>
            <w:lang w:val="en-US"/>
          </w:rPr>
          <w:t>ggplot</w:t>
        </w:r>
        <w:proofErr w:type="spellEnd"/>
        <w:r w:rsidRPr="008247BE">
          <w:rPr>
            <w:rFonts w:ascii="Cambria Math" w:hAnsi="Cambria Math" w:cs="Courier New"/>
            <w:lang w:val="en-US"/>
          </w:rPr>
          <w:t>(</w:t>
        </w:r>
        <w:proofErr w:type="gramEnd"/>
        <w:r w:rsidRPr="008247BE">
          <w:rPr>
            <w:rFonts w:ascii="Cambria Math" w:hAnsi="Cambria Math" w:cs="Courier New"/>
            <w:lang w:val="en-US"/>
          </w:rPr>
          <w:t>) +</w:t>
        </w:r>
      </w:ins>
    </w:p>
    <w:p w14:paraId="4741C274" w14:textId="77777777" w:rsidR="0087127D" w:rsidRPr="008247BE" w:rsidRDefault="0087127D" w:rsidP="0087127D">
      <w:pPr>
        <w:shd w:val="clear" w:color="auto" w:fill="F2F2F2" w:themeFill="background1" w:themeFillShade="F2"/>
        <w:spacing w:after="0"/>
        <w:rPr>
          <w:ins w:id="604" w:author="Darcy Webber" w:date="2021-12-14T08:41:00Z"/>
          <w:rFonts w:ascii="Cambria Math" w:hAnsi="Cambria Math" w:cs="Courier New"/>
          <w:lang w:val="en-US"/>
        </w:rPr>
      </w:pPr>
      <w:ins w:id="605" w:author="Darcy Webber" w:date="2021-12-14T08:41:00Z">
        <w:r w:rsidRPr="008247BE">
          <w:rPr>
            <w:rFonts w:ascii="Cambria Math" w:hAnsi="Cambria Math" w:cs="Courier New"/>
            <w:lang w:val="en-US"/>
          </w:rPr>
          <w:t xml:space="preserve">  </w:t>
        </w:r>
        <w:proofErr w:type="spellStart"/>
        <w:r w:rsidRPr="008247BE">
          <w:rPr>
            <w:rFonts w:ascii="Cambria Math" w:hAnsi="Cambria Math" w:cs="Courier New"/>
            <w:lang w:val="en-US"/>
          </w:rPr>
          <w:t>geom_</w:t>
        </w:r>
        <w:proofErr w:type="gramStart"/>
        <w:r w:rsidRPr="008247BE">
          <w:rPr>
            <w:rFonts w:ascii="Cambria Math" w:hAnsi="Cambria Math" w:cs="Courier New"/>
            <w:lang w:val="en-US"/>
          </w:rPr>
          <w:t>stars</w:t>
        </w:r>
        <w:proofErr w:type="spellEnd"/>
        <w:r w:rsidRPr="008247BE">
          <w:rPr>
            <w:rFonts w:ascii="Cambria Math" w:hAnsi="Cambria Math" w:cs="Courier New"/>
            <w:lang w:val="en-US"/>
          </w:rPr>
          <w:t>(</w:t>
        </w:r>
        <w:proofErr w:type="gramEnd"/>
        <w:r w:rsidRPr="008247BE">
          <w:rPr>
            <w:rFonts w:ascii="Cambria Math" w:hAnsi="Cambria Math" w:cs="Courier New"/>
            <w:lang w:val="en-US"/>
          </w:rPr>
          <w:t xml:space="preserve">data = </w:t>
        </w:r>
        <w:proofErr w:type="spellStart"/>
        <w:r w:rsidRPr="008247BE">
          <w:rPr>
            <w:rFonts w:ascii="Cambria Math" w:hAnsi="Cambria Math" w:cs="Courier New"/>
            <w:lang w:val="en-US"/>
          </w:rPr>
          <w:t>rstar</w:t>
        </w:r>
        <w:proofErr w:type="spellEnd"/>
        <w:r w:rsidRPr="008247BE">
          <w:rPr>
            <w:rFonts w:ascii="Cambria Math" w:hAnsi="Cambria Math" w:cs="Courier New"/>
            <w:lang w:val="en-US"/>
          </w:rPr>
          <w:t>) +</w:t>
        </w:r>
      </w:ins>
    </w:p>
    <w:p w14:paraId="40CDB4DB" w14:textId="77777777" w:rsidR="0087127D" w:rsidRPr="008247BE" w:rsidRDefault="0087127D" w:rsidP="0087127D">
      <w:pPr>
        <w:shd w:val="clear" w:color="auto" w:fill="F2F2F2" w:themeFill="background1" w:themeFillShade="F2"/>
        <w:spacing w:after="0"/>
        <w:rPr>
          <w:ins w:id="606" w:author="Darcy Webber" w:date="2021-12-14T08:41:00Z"/>
          <w:rFonts w:ascii="Cambria Math" w:hAnsi="Cambria Math" w:cs="Courier New"/>
          <w:lang w:val="en-US"/>
        </w:rPr>
      </w:pPr>
      <w:ins w:id="607" w:author="Darcy Webber" w:date="2021-12-14T08:41:00Z">
        <w:r w:rsidRPr="008247BE">
          <w:rPr>
            <w:rFonts w:ascii="Cambria Math" w:hAnsi="Cambria Math" w:cs="Courier New"/>
            <w:lang w:val="en-US"/>
          </w:rPr>
          <w:t xml:space="preserve">  </w:t>
        </w:r>
        <w:proofErr w:type="spellStart"/>
        <w:r w:rsidRPr="008247BE">
          <w:rPr>
            <w:rFonts w:ascii="Cambria Math" w:hAnsi="Cambria Math" w:cs="Courier New"/>
            <w:lang w:val="en-US"/>
          </w:rPr>
          <w:t>geom_</w:t>
        </w:r>
        <w:proofErr w:type="gramStart"/>
        <w:r w:rsidRPr="008247BE">
          <w:rPr>
            <w:rFonts w:ascii="Cambria Math" w:hAnsi="Cambria Math" w:cs="Courier New"/>
            <w:lang w:val="en-US"/>
          </w:rPr>
          <w:t>sf</w:t>
        </w:r>
        <w:proofErr w:type="spellEnd"/>
        <w:r w:rsidRPr="008247BE">
          <w:rPr>
            <w:rFonts w:ascii="Cambria Math" w:hAnsi="Cambria Math" w:cs="Courier New"/>
            <w:lang w:val="en-US"/>
          </w:rPr>
          <w:t>(</w:t>
        </w:r>
        <w:proofErr w:type="gramEnd"/>
        <w:r w:rsidRPr="008247BE">
          <w:rPr>
            <w:rFonts w:ascii="Cambria Math" w:hAnsi="Cambria Math" w:cs="Courier New"/>
            <w:lang w:val="en-US"/>
          </w:rPr>
          <w:t>data = grd2</w:t>
        </w:r>
        <w:r>
          <w:rPr>
            <w:rFonts w:ascii="Cambria Math" w:hAnsi="Cambria Math" w:cs="Courier New"/>
            <w:lang w:val="en-US"/>
          </w:rPr>
          <w:t>56</w:t>
        </w:r>
        <w:r w:rsidRPr="008247BE">
          <w:rPr>
            <w:rFonts w:ascii="Cambria Math" w:hAnsi="Cambria Math" w:cs="Courier New"/>
            <w:lang w:val="en-US"/>
          </w:rPr>
          <w:t xml:space="preserve">_eez, fill = NA, </w:t>
        </w:r>
        <w:proofErr w:type="spellStart"/>
        <w:r w:rsidRPr="008247BE">
          <w:rPr>
            <w:rFonts w:ascii="Cambria Math" w:hAnsi="Cambria Math" w:cs="Courier New"/>
            <w:lang w:val="en-US"/>
          </w:rPr>
          <w:t>colour</w:t>
        </w:r>
        <w:proofErr w:type="spellEnd"/>
        <w:r w:rsidRPr="008247BE">
          <w:rPr>
            <w:rFonts w:ascii="Cambria Math" w:hAnsi="Cambria Math" w:cs="Courier New"/>
            <w:lang w:val="en-US"/>
          </w:rPr>
          <w:t xml:space="preserve"> = “red”, </w:t>
        </w:r>
        <w:proofErr w:type="spellStart"/>
        <w:r w:rsidRPr="008247BE">
          <w:rPr>
            <w:rFonts w:ascii="Cambria Math" w:hAnsi="Cambria Math" w:cs="Courier New"/>
            <w:lang w:val="en-US"/>
          </w:rPr>
          <w:t>linetype</w:t>
        </w:r>
        <w:proofErr w:type="spellEnd"/>
        <w:r w:rsidRPr="008247BE">
          <w:rPr>
            <w:rFonts w:ascii="Cambria Math" w:hAnsi="Cambria Math" w:cs="Courier New"/>
            <w:lang w:val="en-US"/>
          </w:rPr>
          <w:t xml:space="preserve"> = “dotted”) +</w:t>
        </w:r>
      </w:ins>
    </w:p>
    <w:p w14:paraId="2EA011CC" w14:textId="77777777" w:rsidR="0087127D" w:rsidRPr="008247BE" w:rsidRDefault="0087127D" w:rsidP="0087127D">
      <w:pPr>
        <w:shd w:val="clear" w:color="auto" w:fill="F2F2F2" w:themeFill="background1" w:themeFillShade="F2"/>
        <w:spacing w:after="0"/>
        <w:rPr>
          <w:ins w:id="608" w:author="Darcy Webber" w:date="2021-12-14T08:41:00Z"/>
          <w:rFonts w:ascii="Cambria Math" w:hAnsi="Cambria Math" w:cs="Courier New"/>
          <w:lang w:val="en-US"/>
        </w:rPr>
      </w:pPr>
      <w:ins w:id="609" w:author="Darcy Webber" w:date="2021-12-14T08:41:00Z">
        <w:r w:rsidRPr="008247BE">
          <w:rPr>
            <w:rFonts w:ascii="Cambria Math" w:hAnsi="Cambria Math" w:cs="Courier New"/>
            <w:lang w:val="en-US"/>
          </w:rPr>
          <w:t xml:space="preserve">  </w:t>
        </w:r>
        <w:proofErr w:type="spellStart"/>
        <w:r w:rsidRPr="008247BE">
          <w:rPr>
            <w:rFonts w:ascii="Cambria Math" w:hAnsi="Cambria Math" w:cs="Courier New"/>
            <w:lang w:val="en-US"/>
          </w:rPr>
          <w:t>plot_</w:t>
        </w:r>
        <w:proofErr w:type="gramStart"/>
        <w:r w:rsidRPr="008247BE">
          <w:rPr>
            <w:rFonts w:ascii="Cambria Math" w:hAnsi="Cambria Math" w:cs="Courier New"/>
            <w:lang w:val="en-US"/>
          </w:rPr>
          <w:t>coast</w:t>
        </w:r>
        <w:proofErr w:type="spellEnd"/>
        <w:r w:rsidRPr="008247BE">
          <w:rPr>
            <w:rFonts w:ascii="Cambria Math" w:hAnsi="Cambria Math" w:cs="Courier New"/>
            <w:lang w:val="en-US"/>
          </w:rPr>
          <w:t>(</w:t>
        </w:r>
        <w:proofErr w:type="gramEnd"/>
        <w:r w:rsidRPr="008247BE">
          <w:rPr>
            <w:rFonts w:ascii="Cambria Math" w:hAnsi="Cambria Math" w:cs="Courier New"/>
            <w:lang w:val="en-US"/>
          </w:rPr>
          <w:t xml:space="preserve">resolution = “large”, fill = "black", </w:t>
        </w:r>
        <w:proofErr w:type="spellStart"/>
        <w:r w:rsidRPr="008247BE">
          <w:rPr>
            <w:rFonts w:ascii="Cambria Math" w:hAnsi="Cambria Math" w:cs="Courier New"/>
            <w:lang w:val="en-US"/>
          </w:rPr>
          <w:t>colour</w:t>
        </w:r>
        <w:proofErr w:type="spellEnd"/>
        <w:r w:rsidRPr="008247BE">
          <w:rPr>
            <w:rFonts w:ascii="Cambria Math" w:hAnsi="Cambria Math" w:cs="Courier New"/>
            <w:lang w:val="en-US"/>
          </w:rPr>
          <w:t xml:space="preserve"> = "black", size = 0.3) +</w:t>
        </w:r>
      </w:ins>
    </w:p>
    <w:p w14:paraId="4DD78996" w14:textId="77777777" w:rsidR="0087127D" w:rsidRPr="008247BE" w:rsidRDefault="0087127D" w:rsidP="0087127D">
      <w:pPr>
        <w:shd w:val="clear" w:color="auto" w:fill="F2F2F2" w:themeFill="background1" w:themeFillShade="F2"/>
        <w:spacing w:after="0"/>
        <w:rPr>
          <w:ins w:id="610" w:author="Darcy Webber" w:date="2021-12-14T08:41:00Z"/>
          <w:rFonts w:ascii="Cambria Math" w:hAnsi="Cambria Math" w:cs="Courier New"/>
          <w:lang w:val="en-US"/>
        </w:rPr>
      </w:pPr>
      <w:ins w:id="611" w:author="Darcy Webber" w:date="2021-12-14T08:41:00Z">
        <w:r w:rsidRPr="008247BE">
          <w:rPr>
            <w:rFonts w:ascii="Cambria Math" w:hAnsi="Cambria Math" w:cs="Courier New"/>
            <w:lang w:val="en-US"/>
          </w:rPr>
          <w:t xml:space="preserve">  </w:t>
        </w:r>
        <w:proofErr w:type="spellStart"/>
        <w:r w:rsidRPr="008247BE">
          <w:rPr>
            <w:rFonts w:ascii="Cambria Math" w:hAnsi="Cambria Math" w:cs="Courier New"/>
            <w:lang w:val="en-US"/>
          </w:rPr>
          <w:t>plot_statistical_</w:t>
        </w:r>
        <w:proofErr w:type="gramStart"/>
        <w:r w:rsidRPr="008247BE">
          <w:rPr>
            <w:rFonts w:ascii="Cambria Math" w:hAnsi="Cambria Math" w:cs="Courier New"/>
            <w:lang w:val="en-US"/>
          </w:rPr>
          <w:t>areas</w:t>
        </w:r>
        <w:proofErr w:type="spellEnd"/>
        <w:r w:rsidRPr="008247BE">
          <w:rPr>
            <w:rFonts w:ascii="Cambria Math" w:hAnsi="Cambria Math" w:cs="Courier New"/>
            <w:lang w:val="en-US"/>
          </w:rPr>
          <w:t>(</w:t>
        </w:r>
        <w:proofErr w:type="gramEnd"/>
        <w:r w:rsidRPr="008247BE">
          <w:rPr>
            <w:rFonts w:ascii="Cambria Math" w:hAnsi="Cambria Math" w:cs="Courier New"/>
            <w:lang w:val="en-US"/>
          </w:rPr>
          <w:t xml:space="preserve">area = "EEZ", </w:t>
        </w:r>
        <w:proofErr w:type="spellStart"/>
        <w:r w:rsidRPr="008247BE">
          <w:rPr>
            <w:rFonts w:ascii="Cambria Math" w:hAnsi="Cambria Math" w:cs="Courier New"/>
            <w:lang w:val="en-US"/>
          </w:rPr>
          <w:t>colour</w:t>
        </w:r>
        <w:proofErr w:type="spellEnd"/>
        <w:r w:rsidRPr="008247BE">
          <w:rPr>
            <w:rFonts w:ascii="Cambria Math" w:hAnsi="Cambria Math" w:cs="Courier New"/>
            <w:lang w:val="en-US"/>
          </w:rPr>
          <w:t xml:space="preserve"> = "black", fill = NA) +</w:t>
        </w:r>
      </w:ins>
    </w:p>
    <w:p w14:paraId="60C62E76" w14:textId="77777777" w:rsidR="0087127D" w:rsidRPr="008247BE" w:rsidRDefault="0087127D" w:rsidP="0087127D">
      <w:pPr>
        <w:shd w:val="clear" w:color="auto" w:fill="F2F2F2" w:themeFill="background1" w:themeFillShade="F2"/>
        <w:spacing w:after="0"/>
        <w:rPr>
          <w:ins w:id="612" w:author="Darcy Webber" w:date="2021-12-14T08:41:00Z"/>
          <w:rFonts w:ascii="Cambria Math" w:hAnsi="Cambria Math" w:cs="Courier New"/>
          <w:lang w:val="en-US"/>
        </w:rPr>
      </w:pPr>
      <w:ins w:id="613" w:author="Darcy Webber" w:date="2021-12-14T08:41:00Z">
        <w:r w:rsidRPr="008247BE">
          <w:rPr>
            <w:rFonts w:ascii="Cambria Math" w:hAnsi="Cambria Math" w:cs="Courier New"/>
            <w:lang w:val="en-US"/>
          </w:rPr>
          <w:t xml:space="preserve">  </w:t>
        </w:r>
        <w:proofErr w:type="spellStart"/>
        <w:r w:rsidRPr="008247BE">
          <w:rPr>
            <w:rFonts w:ascii="Cambria Math" w:hAnsi="Cambria Math" w:cs="Courier New"/>
            <w:lang w:val="en-US"/>
          </w:rPr>
          <w:t>geom_</w:t>
        </w:r>
        <w:proofErr w:type="gramStart"/>
        <w:r w:rsidRPr="008247BE">
          <w:rPr>
            <w:rFonts w:ascii="Cambria Math" w:hAnsi="Cambria Math" w:cs="Courier New"/>
            <w:lang w:val="en-US"/>
          </w:rPr>
          <w:t>point</w:t>
        </w:r>
        <w:proofErr w:type="spellEnd"/>
        <w:r w:rsidRPr="008247BE">
          <w:rPr>
            <w:rFonts w:ascii="Cambria Math" w:hAnsi="Cambria Math" w:cs="Courier New"/>
            <w:lang w:val="en-US"/>
          </w:rPr>
          <w:t>(</w:t>
        </w:r>
        <w:proofErr w:type="spellStart"/>
        <w:proofErr w:type="gramEnd"/>
        <w:r w:rsidRPr="008247BE">
          <w:rPr>
            <w:rFonts w:ascii="Cambria Math" w:hAnsi="Cambria Math" w:cs="Courier New"/>
            <w:lang w:val="en-US"/>
          </w:rPr>
          <w:t>aes</w:t>
        </w:r>
        <w:proofErr w:type="spellEnd"/>
        <w:r w:rsidRPr="008247BE">
          <w:rPr>
            <w:rFonts w:ascii="Cambria Math" w:hAnsi="Cambria Math" w:cs="Courier New"/>
            <w:lang w:val="en-US"/>
          </w:rPr>
          <w:t xml:space="preserve">(x = 0, y = -422600), </w:t>
        </w:r>
        <w:proofErr w:type="spellStart"/>
        <w:r w:rsidRPr="008247BE">
          <w:rPr>
            <w:rFonts w:ascii="Cambria Math" w:hAnsi="Cambria Math" w:cs="Courier New"/>
            <w:lang w:val="en-US"/>
          </w:rPr>
          <w:t>colour</w:t>
        </w:r>
        <w:proofErr w:type="spellEnd"/>
        <w:r w:rsidRPr="008247BE">
          <w:rPr>
            <w:rFonts w:ascii="Cambria Math" w:hAnsi="Cambria Math" w:cs="Courier New"/>
            <w:lang w:val="en-US"/>
          </w:rPr>
          <w:t xml:space="preserve"> = "green") +</w:t>
        </w:r>
      </w:ins>
    </w:p>
    <w:p w14:paraId="2DF13F15" w14:textId="77777777" w:rsidR="0087127D" w:rsidRPr="008247BE" w:rsidRDefault="0087127D" w:rsidP="0087127D">
      <w:pPr>
        <w:shd w:val="clear" w:color="auto" w:fill="F2F2F2" w:themeFill="background1" w:themeFillShade="F2"/>
        <w:rPr>
          <w:ins w:id="614" w:author="Darcy Webber" w:date="2021-12-14T08:41:00Z"/>
          <w:rFonts w:ascii="Courier New" w:hAnsi="Courier New" w:cs="Courier New"/>
          <w:sz w:val="20"/>
          <w:szCs w:val="20"/>
          <w:lang w:val="en-US"/>
        </w:rPr>
      </w:pPr>
      <w:ins w:id="615" w:author="Darcy Webber" w:date="2021-12-14T08:41:00Z">
        <w:r w:rsidRPr="008247BE">
          <w:rPr>
            <w:rFonts w:ascii="Cambria Math" w:hAnsi="Cambria Math" w:cs="Courier New"/>
            <w:lang w:val="en-US"/>
          </w:rPr>
          <w:t xml:space="preserve">  </w:t>
        </w:r>
        <w:proofErr w:type="spellStart"/>
        <w:r w:rsidRPr="008247BE">
          <w:rPr>
            <w:rFonts w:ascii="Cambria Math" w:hAnsi="Cambria Math" w:cs="Courier New"/>
            <w:lang w:val="en-US"/>
          </w:rPr>
          <w:t>plot_clip</w:t>
        </w:r>
        <w:proofErr w:type="spellEnd"/>
        <w:r w:rsidRPr="008247BE">
          <w:rPr>
            <w:rFonts w:ascii="Cambria Math" w:hAnsi="Cambria Math" w:cs="Courier New"/>
            <w:lang w:val="en-US"/>
          </w:rPr>
          <w:t>("NZ")</w:t>
        </w:r>
      </w:ins>
    </w:p>
    <w:p w14:paraId="74129FC2" w14:textId="70BAF44B" w:rsidR="00C37AA8" w:rsidRDefault="00C37AA8" w:rsidP="00C37AA8">
      <w:pPr>
        <w:spacing w:after="0"/>
        <w:jc w:val="both"/>
        <w:rPr>
          <w:ins w:id="616" w:author="Darcy Webber" w:date="2021-12-14T08:44:00Z"/>
          <w:lang w:val="en-US"/>
        </w:rPr>
      </w:pPr>
      <w:ins w:id="617" w:author="Darcy Webber" w:date="2021-12-14T08:44:00Z">
        <w:r w:rsidRPr="008247BE">
          <w:rPr>
            <w:rFonts w:ascii="Times New Roman" w:hAnsi="Times New Roman" w:cs="Times New Roman"/>
            <w:lang w:val="en-US"/>
          </w:rPr>
          <w:t>The</w:t>
        </w:r>
        <w:r>
          <w:rPr>
            <w:rFonts w:ascii="Times New Roman" w:hAnsi="Times New Roman" w:cs="Times New Roman"/>
            <w:lang w:val="en-US"/>
          </w:rPr>
          <w:t xml:space="preserve"> plot generated by this code illustr</w:t>
        </w:r>
        <w:r w:rsidRPr="00C37AA8">
          <w:rPr>
            <w:rFonts w:ascii="Times New Roman" w:hAnsi="Times New Roman" w:cs="Times New Roman"/>
            <w:lang w:val="en-US"/>
          </w:rPr>
          <w:t xml:space="preserve">ates </w:t>
        </w:r>
      </w:ins>
      <w:ins w:id="618" w:author="Darcy Webber" w:date="2021-12-14T08:45:00Z">
        <w:r w:rsidRPr="00C37AA8">
          <w:rPr>
            <w:rFonts w:ascii="Times New Roman" w:hAnsi="Times New Roman" w:cs="Times New Roman"/>
            <w:lang w:val="en-US"/>
          </w:rPr>
          <w:t>two</w:t>
        </w:r>
      </w:ins>
      <w:ins w:id="619" w:author="Darcy Webber" w:date="2021-12-14T08:44:00Z">
        <w:r w:rsidRPr="00C37AA8">
          <w:rPr>
            <w:rFonts w:ascii="Times New Roman" w:hAnsi="Times New Roman" w:cs="Times New Roman"/>
            <w:lang w:val="en-US"/>
          </w:rPr>
          <w:t xml:space="preserve"> 256 km grid</w:t>
        </w:r>
      </w:ins>
      <w:ins w:id="620" w:author="Darcy Webber" w:date="2021-12-14T08:45:00Z">
        <w:r w:rsidRPr="00C37AA8">
          <w:rPr>
            <w:rFonts w:ascii="Times New Roman" w:hAnsi="Times New Roman" w:cs="Times New Roman"/>
            <w:lang w:val="en-US"/>
          </w:rPr>
          <w:t>s</w:t>
        </w:r>
      </w:ins>
      <w:ins w:id="621" w:author="Darcy Webber" w:date="2021-12-14T08:44:00Z">
        <w:r w:rsidRPr="00C37AA8">
          <w:rPr>
            <w:rFonts w:ascii="Times New Roman" w:hAnsi="Times New Roman" w:cs="Times New Roman"/>
            <w:lang w:val="en-US"/>
          </w:rPr>
          <w:t xml:space="preserve"> covering the EEZ</w:t>
        </w:r>
      </w:ins>
      <w:ins w:id="622" w:author="Darcy Webber" w:date="2021-12-14T08:45:00Z">
        <w:r w:rsidRPr="00C37AA8">
          <w:rPr>
            <w:rFonts w:ascii="Times New Roman" w:hAnsi="Times New Roman" w:cs="Times New Roman"/>
            <w:lang w:val="en-US"/>
          </w:rPr>
          <w:t xml:space="preserve"> – one grid is polygons and the other </w:t>
        </w:r>
      </w:ins>
      <w:ins w:id="623" w:author="Darcy Webber" w:date="2021-12-14T08:46:00Z">
        <w:r w:rsidRPr="00C37AA8">
          <w:rPr>
            <w:rFonts w:ascii="Times New Roman" w:hAnsi="Times New Roman" w:cs="Times New Roman"/>
            <w:lang w:val="en-US"/>
          </w:rPr>
          <w:t>grid as a raster</w:t>
        </w:r>
      </w:ins>
      <w:ins w:id="624" w:author="Darcy Webber" w:date="2021-12-14T08:44:00Z">
        <w:r w:rsidRPr="00C37AA8">
          <w:rPr>
            <w:rFonts w:ascii="Times New Roman" w:hAnsi="Times New Roman" w:cs="Times New Roman"/>
            <w:lang w:val="en-US"/>
          </w:rPr>
          <w:t xml:space="preserve"> (</w:t>
        </w:r>
      </w:ins>
      <w:ins w:id="625" w:author="Darcy Webber" w:date="2021-12-14T08:46:00Z">
        <w:r w:rsidRPr="00C37AA8">
          <w:rPr>
            <w:rFonts w:ascii="Times New Roman" w:hAnsi="Times New Roman" w:cs="Times New Roman"/>
            <w:lang w:val="en-US"/>
          </w:rPr>
          <w:fldChar w:fldCharType="begin"/>
        </w:r>
        <w:r w:rsidRPr="00C37AA8">
          <w:rPr>
            <w:rFonts w:ascii="Times New Roman" w:hAnsi="Times New Roman" w:cs="Times New Roman"/>
            <w:lang w:val="en-US"/>
          </w:rPr>
          <w:instrText xml:space="preserve"> REF _Ref90363996 \h </w:instrText>
        </w:r>
        <w:r w:rsidRPr="00C37AA8">
          <w:rPr>
            <w:rFonts w:ascii="Times New Roman" w:hAnsi="Times New Roman" w:cs="Times New Roman"/>
            <w:lang w:val="en-US"/>
          </w:rPr>
        </w:r>
      </w:ins>
      <w:r>
        <w:rPr>
          <w:rFonts w:ascii="Times New Roman" w:hAnsi="Times New Roman" w:cs="Times New Roman"/>
          <w:lang w:val="en-US"/>
        </w:rPr>
        <w:instrText xml:space="preserve"> \* MERGEFORMAT </w:instrText>
      </w:r>
      <w:r w:rsidRPr="00C37AA8">
        <w:rPr>
          <w:rFonts w:ascii="Times New Roman" w:hAnsi="Times New Roman" w:cs="Times New Roman"/>
          <w:lang w:val="en-US"/>
        </w:rPr>
        <w:fldChar w:fldCharType="separate"/>
      </w:r>
      <w:ins w:id="626" w:author="Darcy Webber" w:date="2021-12-14T08:46:00Z">
        <w:r w:rsidRPr="00C37AA8">
          <w:rPr>
            <w:rFonts w:ascii="Times New Roman" w:hAnsi="Times New Roman" w:cs="Times New Roman"/>
            <w:rPrChange w:id="627" w:author="Darcy Webber" w:date="2021-12-14T08:46:00Z">
              <w:rPr/>
            </w:rPrChange>
          </w:rPr>
          <w:t xml:space="preserve">Figure </w:t>
        </w:r>
        <w:r w:rsidRPr="00C37AA8">
          <w:rPr>
            <w:rFonts w:ascii="Times New Roman" w:hAnsi="Times New Roman" w:cs="Times New Roman"/>
            <w:noProof/>
            <w:rPrChange w:id="628" w:author="Darcy Webber" w:date="2021-12-14T08:46:00Z">
              <w:rPr>
                <w:noProof/>
              </w:rPr>
            </w:rPrChange>
          </w:rPr>
          <w:t>2</w:t>
        </w:r>
        <w:r w:rsidRPr="00C37AA8">
          <w:rPr>
            <w:rFonts w:ascii="Times New Roman" w:hAnsi="Times New Roman" w:cs="Times New Roman"/>
            <w:lang w:val="en-US"/>
          </w:rPr>
          <w:fldChar w:fldCharType="end"/>
        </w:r>
      </w:ins>
      <w:ins w:id="629" w:author="Darcy Webber" w:date="2021-12-14T08:44:00Z">
        <w:r w:rsidRPr="00C37AA8">
          <w:rPr>
            <w:rFonts w:ascii="Times New Roman" w:hAnsi="Times New Roman" w:cs="Times New Roman"/>
            <w:lang w:val="en-US"/>
          </w:rPr>
          <w:t>).</w:t>
        </w:r>
      </w:ins>
    </w:p>
    <w:p w14:paraId="09CAB6F9" w14:textId="77777777" w:rsidR="0087127D" w:rsidRDefault="0087127D">
      <w:pPr>
        <w:spacing w:after="0"/>
        <w:rPr>
          <w:ins w:id="630" w:author="Darcy Webber" w:date="2021-12-12T08:40:00Z"/>
          <w:lang w:val="en-US"/>
        </w:rPr>
        <w:pPrChange w:id="631" w:author="Darcy Webber" w:date="2021-12-12T08:41:00Z">
          <w:pPr/>
        </w:pPrChange>
      </w:pPr>
    </w:p>
    <w:p w14:paraId="407DF768" w14:textId="6CA37490" w:rsidR="0058702E" w:rsidRDefault="00AC606A">
      <w:pPr>
        <w:keepNext/>
        <w:spacing w:after="0"/>
        <w:jc w:val="center"/>
        <w:rPr>
          <w:ins w:id="632" w:author="Darcy Webber" w:date="2021-12-12T08:40:00Z"/>
        </w:rPr>
        <w:pPrChange w:id="633" w:author="Darcy Webber" w:date="2021-12-12T13:07:00Z">
          <w:pPr/>
        </w:pPrChange>
      </w:pPr>
      <w:ins w:id="634" w:author="Darcy Webber" w:date="2021-12-12T12:51:00Z">
        <w:r>
          <w:rPr>
            <w:noProof/>
          </w:rPr>
          <w:lastRenderedPageBreak/>
          <w:drawing>
            <wp:inline distT="0" distB="0" distL="0" distR="0" wp14:anchorId="55BB99A5" wp14:editId="63C9B5D0">
              <wp:extent cx="4563396" cy="7498080"/>
              <wp:effectExtent l="0" t="0" r="8890" b="7620"/>
              <wp:docPr id="9" name="Picture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" name="Picture 9"/>
                      <pic:cNvPicPr/>
                    </pic:nvPicPr>
                    <pic:blipFill rotWithShape="1">
                      <a:blip r:embed="rId21"/>
                      <a:srcRect l="9610" r="9243"/>
                      <a:stretch/>
                    </pic:blipFill>
                    <pic:spPr bwMode="auto">
                      <a:xfrm>
                        <a:off x="0" y="0"/>
                        <a:ext cx="4570918" cy="7510440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62DAE5FE" w14:textId="71153B84" w:rsidR="0058702E" w:rsidRDefault="0058702E">
      <w:pPr>
        <w:pStyle w:val="Caption"/>
        <w:spacing w:after="0"/>
        <w:jc w:val="both"/>
        <w:rPr>
          <w:ins w:id="635" w:author="Darcy Webber" w:date="2021-12-12T08:40:00Z"/>
        </w:rPr>
        <w:pPrChange w:id="636" w:author="Darcy Webber" w:date="2021-12-12T18:37:00Z">
          <w:pPr>
            <w:pStyle w:val="Caption"/>
          </w:pPr>
        </w:pPrChange>
      </w:pPr>
      <w:bookmarkStart w:id="637" w:name="_Ref90363566"/>
      <w:ins w:id="638" w:author="Darcy Webber" w:date="2021-12-12T08:40:00Z">
        <w:r>
          <w:t xml:space="preserve">Figure </w:t>
        </w:r>
        <w:r>
          <w:fldChar w:fldCharType="begin"/>
        </w:r>
        <w:r>
          <w:instrText xml:space="preserve"> SEQ Figure \* ARABIC </w:instrText>
        </w:r>
      </w:ins>
      <w:r>
        <w:fldChar w:fldCharType="separate"/>
      </w:r>
      <w:ins w:id="639" w:author="Darcy Webber" w:date="2021-12-12T08:40:00Z">
        <w:r>
          <w:rPr>
            <w:noProof/>
          </w:rPr>
          <w:t>1</w:t>
        </w:r>
        <w:r>
          <w:fldChar w:fldCharType="end"/>
        </w:r>
        <w:bookmarkEnd w:id="637"/>
        <w:r>
          <w:t xml:space="preserve">: </w:t>
        </w:r>
      </w:ins>
      <w:ins w:id="640" w:author="Darcy Webber" w:date="2021-12-12T13:05:00Z">
        <w:r w:rsidR="004A543D">
          <w:t>A 256</w:t>
        </w:r>
      </w:ins>
      <w:ins w:id="641" w:author="Darcy Webber" w:date="2021-12-13T15:48:00Z">
        <w:r w:rsidR="00DC19A2">
          <w:t> </w:t>
        </w:r>
      </w:ins>
      <w:ins w:id="642" w:author="Darcy Webber" w:date="2021-12-12T13:05:00Z">
        <w:r w:rsidR="004A543D">
          <w:t>km grid covering the EEZ (light blue squares), a 256</w:t>
        </w:r>
      </w:ins>
      <w:ins w:id="643" w:author="Darcy Webber" w:date="2021-12-13T15:48:00Z">
        <w:r w:rsidR="00DC19A2">
          <w:t> </w:t>
        </w:r>
      </w:ins>
      <w:ins w:id="644" w:author="Darcy Webber" w:date="2021-12-12T13:05:00Z">
        <w:r w:rsidR="004A543D">
          <w:t>km grid coveri</w:t>
        </w:r>
      </w:ins>
      <w:ins w:id="645" w:author="Darcy Webber" w:date="2021-12-12T13:06:00Z">
        <w:r w:rsidR="004A543D">
          <w:t xml:space="preserve">ng the </w:t>
        </w:r>
      </w:ins>
      <w:ins w:id="646" w:author="Darcy Webber" w:date="2021-12-13T15:52:00Z">
        <w:r w:rsidR="002030A1">
          <w:t xml:space="preserve">extent of the </w:t>
        </w:r>
      </w:ins>
      <w:ins w:id="647" w:author="Darcy Webber" w:date="2021-12-12T13:06:00Z">
        <w:r w:rsidR="004A543D">
          <w:t>CRA</w:t>
        </w:r>
      </w:ins>
      <w:ins w:id="648" w:author="Darcy Webber" w:date="2021-12-13T15:48:00Z">
        <w:r w:rsidR="00DC19A2">
          <w:t> </w:t>
        </w:r>
      </w:ins>
      <w:ins w:id="649" w:author="Darcy Webber" w:date="2021-12-12T13:06:00Z">
        <w:r w:rsidR="004A543D">
          <w:t>1 QMA (dashed blue squares), and a 64</w:t>
        </w:r>
      </w:ins>
      <w:ins w:id="650" w:author="Darcy Webber" w:date="2021-12-13T15:48:00Z">
        <w:r w:rsidR="00DC19A2">
          <w:t> </w:t>
        </w:r>
      </w:ins>
      <w:ins w:id="651" w:author="Darcy Webber" w:date="2021-12-12T13:06:00Z">
        <w:r w:rsidR="004A543D">
          <w:t>km grid covering the CRA</w:t>
        </w:r>
      </w:ins>
      <w:ins w:id="652" w:author="Darcy Webber" w:date="2021-12-13T15:48:00Z">
        <w:r w:rsidR="00DC19A2">
          <w:t> </w:t>
        </w:r>
      </w:ins>
      <w:ins w:id="653" w:author="Darcy Webber" w:date="2021-12-12T13:06:00Z">
        <w:r w:rsidR="004A543D">
          <w:t>1 QMA (dashed red squares)</w:t>
        </w:r>
      </w:ins>
      <w:ins w:id="654" w:author="Darcy Webber" w:date="2021-12-12T08:40:00Z">
        <w:r>
          <w:t>.</w:t>
        </w:r>
      </w:ins>
      <w:ins w:id="655" w:author="Darcy Webber" w:date="2021-12-12T13:06:00Z">
        <w:r w:rsidR="00931A71">
          <w:t xml:space="preserve"> The origin is al</w:t>
        </w:r>
      </w:ins>
      <w:ins w:id="656" w:author="Darcy Webber" w:date="2021-12-12T13:07:00Z">
        <w:r w:rsidR="00931A71">
          <w:t>so shown (green point).</w:t>
        </w:r>
      </w:ins>
    </w:p>
    <w:p w14:paraId="324A1E33" w14:textId="5E264AC3" w:rsidR="0058702E" w:rsidRDefault="0058702E">
      <w:pPr>
        <w:spacing w:after="0"/>
        <w:rPr>
          <w:ins w:id="657" w:author="Darcy Webber" w:date="2021-12-12T13:08:00Z"/>
        </w:rPr>
        <w:pPrChange w:id="658" w:author="Darcy Webber" w:date="2021-12-12T18:37:00Z">
          <w:pPr/>
        </w:pPrChange>
      </w:pPr>
    </w:p>
    <w:p w14:paraId="2CC290FE" w14:textId="19FE746F" w:rsidR="001D2316" w:rsidRPr="00E658EE" w:rsidDel="0087127D" w:rsidRDefault="001D2316">
      <w:pPr>
        <w:spacing w:after="0"/>
        <w:rPr>
          <w:del w:id="659" w:author="Darcy Webber" w:date="2021-12-14T08:41:00Z"/>
          <w:rFonts w:ascii="Times New Roman" w:hAnsi="Times New Roman" w:cs="Times New Roman"/>
          <w:rPrChange w:id="660" w:author="Darcy Webber" w:date="2021-12-12T13:08:00Z">
            <w:rPr>
              <w:del w:id="661" w:author="Darcy Webber" w:date="2021-12-14T08:41:00Z"/>
              <w:lang w:val="en-US"/>
            </w:rPr>
          </w:rPrChange>
        </w:rPr>
        <w:pPrChange w:id="662" w:author="Darcy Webber" w:date="2021-12-12T13:10:00Z">
          <w:pPr/>
        </w:pPrChange>
      </w:pPr>
    </w:p>
    <w:p w14:paraId="3359F82E" w14:textId="7705C117" w:rsidR="00547579" w:rsidRPr="00880261" w:rsidDel="00336474" w:rsidRDefault="00547579">
      <w:pPr>
        <w:shd w:val="clear" w:color="auto" w:fill="F2F2F2" w:themeFill="background1" w:themeFillShade="F2"/>
        <w:spacing w:after="0"/>
        <w:rPr>
          <w:del w:id="663" w:author="Darcy Webber" w:date="2021-12-12T08:36:00Z"/>
          <w:rFonts w:ascii="Cambria Math" w:hAnsi="Cambria Math" w:cs="Courier New"/>
          <w:lang w:val="en-US"/>
          <w:rPrChange w:id="664" w:author="Darcy Webber" w:date="2021-12-12T08:27:00Z">
            <w:rPr>
              <w:del w:id="665" w:author="Darcy Webber" w:date="2021-12-12T08:36:00Z"/>
              <w:lang w:val="en-US"/>
            </w:rPr>
          </w:rPrChange>
        </w:rPr>
        <w:pPrChange w:id="666" w:author="Darcy Webber" w:date="2021-12-12T08:27:00Z">
          <w:pPr/>
        </w:pPrChange>
      </w:pPr>
      <w:del w:id="667" w:author="Darcy Webber" w:date="2021-12-12T08:36:00Z">
        <w:r w:rsidRPr="00880261" w:rsidDel="00336474">
          <w:rPr>
            <w:rFonts w:ascii="Cambria Math" w:hAnsi="Cambria Math" w:cs="Courier New"/>
            <w:lang w:val="en-US"/>
            <w:rPrChange w:id="668" w:author="Darcy Webber" w:date="2021-12-12T08:27:00Z">
              <w:rPr>
                <w:lang w:val="en-US"/>
              </w:rPr>
            </w:rPrChange>
          </w:rPr>
          <w:delText>library(nzsf)</w:delText>
        </w:r>
      </w:del>
    </w:p>
    <w:p w14:paraId="5658B843" w14:textId="160B7608" w:rsidR="00697421" w:rsidRPr="00880261" w:rsidDel="00336474" w:rsidRDefault="002F064B">
      <w:pPr>
        <w:shd w:val="clear" w:color="auto" w:fill="F2F2F2" w:themeFill="background1" w:themeFillShade="F2"/>
        <w:spacing w:after="0"/>
        <w:rPr>
          <w:ins w:id="669" w:author="Sophie Mormede" w:date="2021-12-06T15:04:00Z"/>
          <w:del w:id="670" w:author="Darcy Webber" w:date="2021-12-12T08:36:00Z"/>
          <w:rFonts w:ascii="Cambria Math" w:hAnsi="Cambria Math" w:cs="Courier New"/>
          <w:lang w:val="en-US"/>
          <w:rPrChange w:id="671" w:author="Darcy Webber" w:date="2021-12-12T08:27:00Z">
            <w:rPr>
              <w:ins w:id="672" w:author="Sophie Mormede" w:date="2021-12-06T15:04:00Z"/>
              <w:del w:id="673" w:author="Darcy Webber" w:date="2021-12-12T08:36:00Z"/>
              <w:lang w:val="en-US"/>
            </w:rPr>
          </w:rPrChange>
        </w:rPr>
        <w:pPrChange w:id="674" w:author="Darcy Webber" w:date="2021-12-12T08:27:00Z">
          <w:pPr/>
        </w:pPrChange>
      </w:pPr>
      <w:del w:id="675" w:author="Darcy Webber" w:date="2021-12-12T08:36:00Z">
        <w:r w:rsidRPr="00880261" w:rsidDel="00336474">
          <w:rPr>
            <w:rFonts w:ascii="Cambria Math" w:hAnsi="Cambria Math" w:cs="Courier New"/>
            <w:lang w:val="en-US"/>
            <w:rPrChange w:id="676" w:author="Darcy Webber" w:date="2021-12-12T08:27:00Z">
              <w:rPr>
                <w:lang w:val="en-US"/>
              </w:rPr>
            </w:rPrChange>
          </w:rPr>
          <w:delText>library</w:delText>
        </w:r>
        <w:r w:rsidR="00547579" w:rsidRPr="00880261" w:rsidDel="00336474">
          <w:rPr>
            <w:rFonts w:ascii="Cambria Math" w:hAnsi="Cambria Math" w:cs="Courier New"/>
            <w:lang w:val="en-US"/>
            <w:rPrChange w:id="677" w:author="Darcy Webber" w:date="2021-12-12T08:27:00Z">
              <w:rPr>
                <w:lang w:val="en-US"/>
              </w:rPr>
            </w:rPrChange>
          </w:rPr>
          <w:delText>(ggspatial)</w:delText>
        </w:r>
      </w:del>
    </w:p>
    <w:p w14:paraId="5A7D2040" w14:textId="27F70BEC" w:rsidR="00E56B9E" w:rsidRPr="003B3425" w:rsidDel="00D32608" w:rsidRDefault="00E56B9E">
      <w:pPr>
        <w:shd w:val="clear" w:color="auto" w:fill="F2F2F2" w:themeFill="background1" w:themeFillShade="F2"/>
        <w:spacing w:after="0"/>
        <w:rPr>
          <w:del w:id="678" w:author="Darcy Webber" w:date="2021-12-12T08:22:00Z"/>
          <w:rFonts w:ascii="Courier New" w:hAnsi="Courier New" w:cs="Courier New"/>
          <w:sz w:val="20"/>
          <w:szCs w:val="20"/>
          <w:lang w:val="en-US"/>
          <w:rPrChange w:id="679" w:author="Darcy Webber" w:date="2021-12-12T08:23:00Z">
            <w:rPr>
              <w:del w:id="680" w:author="Darcy Webber" w:date="2021-12-12T08:22:00Z"/>
              <w:lang w:val="en-US"/>
            </w:rPr>
          </w:rPrChange>
        </w:rPr>
        <w:pPrChange w:id="681" w:author="Darcy Webber" w:date="2021-12-12T08:27:00Z">
          <w:pPr/>
        </w:pPrChange>
      </w:pPr>
      <w:ins w:id="682" w:author="Sophie Mormede" w:date="2021-12-06T15:04:00Z">
        <w:del w:id="683" w:author="Darcy Webber" w:date="2021-12-12T08:22:00Z">
          <w:r w:rsidRPr="003B3425" w:rsidDel="00D32608">
            <w:rPr>
              <w:rFonts w:ascii="Courier New" w:hAnsi="Courier New" w:cs="Courier New"/>
              <w:sz w:val="20"/>
              <w:szCs w:val="20"/>
              <w:lang w:val="en-US"/>
              <w:rPrChange w:id="684" w:author="Darcy Webber" w:date="2021-12-12T08:23:00Z">
                <w:rPr>
                  <w:lang w:val="en-US"/>
                </w:rPr>
              </w:rPrChange>
            </w:rPr>
            <w:delText xml:space="preserve">eez &lt;- get_statistical_areas(area = "EEZ", proj = </w:delText>
          </w:r>
        </w:del>
      </w:ins>
      <w:ins w:id="685" w:author="Sophie Mormede" w:date="2021-12-06T15:15:00Z">
        <w:del w:id="686" w:author="Darcy Webber" w:date="2021-12-12T08:22:00Z">
          <w:r w:rsidR="000E50DF" w:rsidRPr="003B3425" w:rsidDel="00D32608">
            <w:rPr>
              <w:rFonts w:ascii="Courier New" w:hAnsi="Courier New" w:cs="Courier New"/>
              <w:sz w:val="20"/>
              <w:szCs w:val="20"/>
              <w:lang w:val="en-US"/>
              <w:rPrChange w:id="687" w:author="Darcy Webber" w:date="2021-12-12T08:23:00Z">
                <w:rPr>
                  <w:lang w:val="en-US"/>
                </w:rPr>
              </w:rPrChange>
            </w:rPr>
            <w:delText>proj_nzsf()</w:delText>
          </w:r>
        </w:del>
      </w:ins>
      <w:ins w:id="688" w:author="Sophie Mormede" w:date="2021-12-06T15:04:00Z">
        <w:del w:id="689" w:author="Darcy Webber" w:date="2021-12-12T08:22:00Z">
          <w:r w:rsidRPr="003B3425" w:rsidDel="00D32608">
            <w:rPr>
              <w:rFonts w:ascii="Courier New" w:hAnsi="Courier New" w:cs="Courier New"/>
              <w:sz w:val="20"/>
              <w:szCs w:val="20"/>
              <w:lang w:val="en-US"/>
              <w:rPrChange w:id="690" w:author="Darcy Webber" w:date="2021-12-12T08:23:00Z">
                <w:rPr>
                  <w:lang w:val="en-US"/>
                </w:rPr>
              </w:rPrChange>
            </w:rPr>
            <w:delText>)</w:delText>
          </w:r>
        </w:del>
      </w:ins>
    </w:p>
    <w:p w14:paraId="278D1F59" w14:textId="679965AC" w:rsidR="00547579" w:rsidRPr="003B3425" w:rsidDel="00D32608" w:rsidRDefault="00547579">
      <w:pPr>
        <w:shd w:val="clear" w:color="auto" w:fill="F2F2F2" w:themeFill="background1" w:themeFillShade="F2"/>
        <w:rPr>
          <w:del w:id="691" w:author="Darcy Webber" w:date="2021-12-12T08:22:00Z"/>
          <w:rFonts w:ascii="Courier New" w:hAnsi="Courier New" w:cs="Courier New"/>
          <w:sz w:val="20"/>
          <w:szCs w:val="20"/>
          <w:lang w:val="en-US"/>
          <w:rPrChange w:id="692" w:author="Darcy Webber" w:date="2021-12-12T08:23:00Z">
            <w:rPr>
              <w:del w:id="693" w:author="Darcy Webber" w:date="2021-12-12T08:22:00Z"/>
              <w:lang w:val="en-US"/>
            </w:rPr>
          </w:rPrChange>
        </w:rPr>
        <w:pPrChange w:id="694" w:author="Darcy Webber" w:date="2021-12-12T08:26:00Z">
          <w:pPr/>
        </w:pPrChange>
      </w:pPr>
      <w:del w:id="695" w:author="Darcy Webber" w:date="2021-12-12T08:22:00Z">
        <w:r w:rsidRPr="003B3425" w:rsidDel="00D32608">
          <w:rPr>
            <w:rFonts w:ascii="Courier New" w:hAnsi="Courier New" w:cs="Courier New"/>
            <w:sz w:val="20"/>
            <w:szCs w:val="20"/>
            <w:lang w:val="en-US"/>
            <w:rPrChange w:id="696" w:author="Darcy Webber" w:date="2021-12-12T08:23:00Z">
              <w:rPr>
                <w:lang w:val="en-US"/>
              </w:rPr>
            </w:rPrChange>
          </w:rPr>
          <w:delText>grd512 &lt;- get_standard_grid(cell_size=512, bounding_box = st_bbox(eez), return_raster=F)</w:delText>
        </w:r>
      </w:del>
    </w:p>
    <w:p w14:paraId="5154E95A" w14:textId="68821214" w:rsidR="00547579" w:rsidRPr="003B3425" w:rsidDel="00D32608" w:rsidRDefault="00547579">
      <w:pPr>
        <w:shd w:val="clear" w:color="auto" w:fill="F2F2F2" w:themeFill="background1" w:themeFillShade="F2"/>
        <w:rPr>
          <w:del w:id="697" w:author="Darcy Webber" w:date="2021-12-12T08:22:00Z"/>
          <w:rFonts w:ascii="Courier New" w:hAnsi="Courier New" w:cs="Courier New"/>
          <w:sz w:val="20"/>
          <w:szCs w:val="20"/>
          <w:lang w:val="en-US"/>
          <w:rPrChange w:id="698" w:author="Darcy Webber" w:date="2021-12-12T08:23:00Z">
            <w:rPr>
              <w:del w:id="699" w:author="Darcy Webber" w:date="2021-12-12T08:22:00Z"/>
              <w:lang w:val="en-US"/>
            </w:rPr>
          </w:rPrChange>
        </w:rPr>
        <w:pPrChange w:id="700" w:author="Darcy Webber" w:date="2021-12-12T08:26:00Z">
          <w:pPr/>
        </w:pPrChange>
      </w:pPr>
      <w:del w:id="701" w:author="Darcy Webber" w:date="2021-12-12T08:22:00Z">
        <w:r w:rsidRPr="003B3425" w:rsidDel="00D32608">
          <w:rPr>
            <w:rFonts w:ascii="Courier New" w:hAnsi="Courier New" w:cs="Courier New"/>
            <w:sz w:val="20"/>
            <w:szCs w:val="20"/>
            <w:lang w:val="en-US"/>
            <w:rPrChange w:id="702" w:author="Darcy Webber" w:date="2021-12-12T08:23:00Z">
              <w:rPr>
                <w:lang w:val="en-US"/>
              </w:rPr>
            </w:rPrChange>
          </w:rPr>
          <w:delText>grd256 &lt;- get_standard_grid(cell_size=256, bounding_box = st_bbox(eez), return_raster=FALSE)</w:delText>
        </w:r>
      </w:del>
    </w:p>
    <w:p w14:paraId="77E438CA" w14:textId="60FC7ED4" w:rsidR="00547579" w:rsidRPr="003B3425" w:rsidDel="00D32608" w:rsidRDefault="00547579">
      <w:pPr>
        <w:shd w:val="clear" w:color="auto" w:fill="F2F2F2" w:themeFill="background1" w:themeFillShade="F2"/>
        <w:rPr>
          <w:del w:id="703" w:author="Darcy Webber" w:date="2021-12-12T08:22:00Z"/>
          <w:rFonts w:ascii="Courier New" w:hAnsi="Courier New" w:cs="Courier New"/>
          <w:sz w:val="20"/>
          <w:szCs w:val="20"/>
          <w:lang w:val="en-US"/>
          <w:rPrChange w:id="704" w:author="Darcy Webber" w:date="2021-12-12T08:23:00Z">
            <w:rPr>
              <w:del w:id="705" w:author="Darcy Webber" w:date="2021-12-12T08:22:00Z"/>
              <w:lang w:val="en-US"/>
            </w:rPr>
          </w:rPrChange>
        </w:rPr>
        <w:pPrChange w:id="706" w:author="Darcy Webber" w:date="2021-12-12T08:26:00Z">
          <w:pPr/>
        </w:pPrChange>
      </w:pPr>
    </w:p>
    <w:p w14:paraId="22FDD2CE" w14:textId="2B13579F" w:rsidR="00547579" w:rsidRPr="003B3425" w:rsidDel="00D32608" w:rsidRDefault="00547579">
      <w:pPr>
        <w:shd w:val="clear" w:color="auto" w:fill="F2F2F2" w:themeFill="background1" w:themeFillShade="F2"/>
        <w:rPr>
          <w:del w:id="707" w:author="Darcy Webber" w:date="2021-12-12T08:22:00Z"/>
          <w:rFonts w:ascii="Courier New" w:hAnsi="Courier New" w:cs="Courier New"/>
          <w:sz w:val="20"/>
          <w:szCs w:val="20"/>
          <w:lang w:val="en-US"/>
          <w:rPrChange w:id="708" w:author="Darcy Webber" w:date="2021-12-12T08:23:00Z">
            <w:rPr>
              <w:del w:id="709" w:author="Darcy Webber" w:date="2021-12-12T08:22:00Z"/>
              <w:lang w:val="en-US"/>
            </w:rPr>
          </w:rPrChange>
        </w:rPr>
        <w:pPrChange w:id="710" w:author="Darcy Webber" w:date="2021-12-12T08:26:00Z">
          <w:pPr/>
        </w:pPrChange>
      </w:pPr>
      <w:del w:id="711" w:author="Darcy Webber" w:date="2021-12-12T08:22:00Z">
        <w:r w:rsidRPr="003B3425" w:rsidDel="00D32608">
          <w:rPr>
            <w:rFonts w:ascii="Courier New" w:hAnsi="Courier New" w:cs="Courier New"/>
            <w:sz w:val="20"/>
            <w:szCs w:val="20"/>
            <w:lang w:val="en-US"/>
            <w:rPrChange w:id="712" w:author="Darcy Webber" w:date="2021-12-12T08:23:00Z">
              <w:rPr>
                <w:lang w:val="en-US"/>
              </w:rPr>
            </w:rPrChange>
          </w:rPr>
          <w:delText># Plot using nzsf and check with centre point</w:delText>
        </w:r>
      </w:del>
    </w:p>
    <w:p w14:paraId="7E8CF050" w14:textId="67985B44" w:rsidR="00547579" w:rsidRPr="003B3425" w:rsidDel="00D32608" w:rsidRDefault="00547579">
      <w:pPr>
        <w:shd w:val="clear" w:color="auto" w:fill="F2F2F2" w:themeFill="background1" w:themeFillShade="F2"/>
        <w:rPr>
          <w:del w:id="713" w:author="Darcy Webber" w:date="2021-12-12T08:22:00Z"/>
          <w:rFonts w:ascii="Courier New" w:hAnsi="Courier New" w:cs="Courier New"/>
          <w:sz w:val="20"/>
          <w:szCs w:val="20"/>
          <w:lang w:val="en-US"/>
          <w:rPrChange w:id="714" w:author="Darcy Webber" w:date="2021-12-12T08:23:00Z">
            <w:rPr>
              <w:del w:id="715" w:author="Darcy Webber" w:date="2021-12-12T08:22:00Z"/>
              <w:lang w:val="en-US"/>
            </w:rPr>
          </w:rPrChange>
        </w:rPr>
        <w:pPrChange w:id="716" w:author="Darcy Webber" w:date="2021-12-12T08:26:00Z">
          <w:pPr/>
        </w:pPrChange>
      </w:pPr>
      <w:del w:id="717" w:author="Darcy Webber" w:date="2021-12-12T08:22:00Z">
        <w:r w:rsidRPr="003B3425" w:rsidDel="00D32608">
          <w:rPr>
            <w:rFonts w:ascii="Courier New" w:hAnsi="Courier New" w:cs="Courier New"/>
            <w:sz w:val="20"/>
            <w:szCs w:val="20"/>
            <w:lang w:val="en-US"/>
            <w:rPrChange w:id="718" w:author="Darcy Webber" w:date="2021-12-12T08:23:00Z">
              <w:rPr>
                <w:lang w:val="en-US"/>
              </w:rPr>
            </w:rPrChange>
          </w:rPr>
          <w:delText>gg &lt;- ggplot() +</w:delText>
        </w:r>
      </w:del>
    </w:p>
    <w:p w14:paraId="7FEC3833" w14:textId="1A035F09" w:rsidR="00547579" w:rsidRPr="003B3425" w:rsidDel="00D32608" w:rsidRDefault="00547579">
      <w:pPr>
        <w:shd w:val="clear" w:color="auto" w:fill="F2F2F2" w:themeFill="background1" w:themeFillShade="F2"/>
        <w:rPr>
          <w:del w:id="719" w:author="Darcy Webber" w:date="2021-12-12T08:22:00Z"/>
          <w:rFonts w:ascii="Courier New" w:hAnsi="Courier New" w:cs="Courier New"/>
          <w:sz w:val="20"/>
          <w:szCs w:val="20"/>
          <w:lang w:val="en-US"/>
          <w:rPrChange w:id="720" w:author="Darcy Webber" w:date="2021-12-12T08:23:00Z">
            <w:rPr>
              <w:del w:id="721" w:author="Darcy Webber" w:date="2021-12-12T08:22:00Z"/>
              <w:lang w:val="en-US"/>
            </w:rPr>
          </w:rPrChange>
        </w:rPr>
        <w:pPrChange w:id="722" w:author="Darcy Webber" w:date="2021-12-12T08:26:00Z">
          <w:pPr/>
        </w:pPrChange>
      </w:pPr>
      <w:del w:id="723" w:author="Darcy Webber" w:date="2021-12-12T08:22:00Z">
        <w:r w:rsidRPr="003B3425" w:rsidDel="00D32608">
          <w:rPr>
            <w:rFonts w:ascii="Courier New" w:hAnsi="Courier New" w:cs="Courier New"/>
            <w:sz w:val="20"/>
            <w:szCs w:val="20"/>
            <w:lang w:val="en-US"/>
            <w:rPrChange w:id="724" w:author="Darcy Webber" w:date="2021-12-12T08:23:00Z">
              <w:rPr>
                <w:lang w:val="en-US"/>
              </w:rPr>
            </w:rPrChange>
          </w:rPr>
          <w:delText xml:space="preserve">  plot_statistical_areas(area = "EEZ") +</w:delText>
        </w:r>
      </w:del>
    </w:p>
    <w:p w14:paraId="24350892" w14:textId="500B019A" w:rsidR="00547579" w:rsidRPr="003B3425" w:rsidDel="00D32608" w:rsidRDefault="00547579">
      <w:pPr>
        <w:shd w:val="clear" w:color="auto" w:fill="F2F2F2" w:themeFill="background1" w:themeFillShade="F2"/>
        <w:rPr>
          <w:del w:id="725" w:author="Darcy Webber" w:date="2021-12-12T08:22:00Z"/>
          <w:rFonts w:ascii="Courier New" w:hAnsi="Courier New" w:cs="Courier New"/>
          <w:sz w:val="20"/>
          <w:szCs w:val="20"/>
          <w:lang w:val="en-US"/>
          <w:rPrChange w:id="726" w:author="Darcy Webber" w:date="2021-12-12T08:23:00Z">
            <w:rPr>
              <w:del w:id="727" w:author="Darcy Webber" w:date="2021-12-12T08:22:00Z"/>
              <w:lang w:val="en-US"/>
            </w:rPr>
          </w:rPrChange>
        </w:rPr>
        <w:pPrChange w:id="728" w:author="Darcy Webber" w:date="2021-12-12T08:26:00Z">
          <w:pPr/>
        </w:pPrChange>
      </w:pPr>
      <w:del w:id="729" w:author="Darcy Webber" w:date="2021-12-12T08:22:00Z">
        <w:r w:rsidRPr="003B3425" w:rsidDel="00D32608">
          <w:rPr>
            <w:rFonts w:ascii="Courier New" w:hAnsi="Courier New" w:cs="Courier New"/>
            <w:sz w:val="20"/>
            <w:szCs w:val="20"/>
            <w:lang w:val="en-US"/>
            <w:rPrChange w:id="730" w:author="Darcy Webber" w:date="2021-12-12T08:23:00Z">
              <w:rPr>
                <w:lang w:val="en-US"/>
              </w:rPr>
            </w:rPrChange>
          </w:rPr>
          <w:delText xml:space="preserve">  geom_sf(data = grd512,  col = "grey",  fill = NA, alpha = 0.1) +</w:delText>
        </w:r>
      </w:del>
    </w:p>
    <w:p w14:paraId="21968F40" w14:textId="5C207EA4" w:rsidR="00547579" w:rsidRPr="003B3425" w:rsidDel="00D32608" w:rsidRDefault="00547579">
      <w:pPr>
        <w:shd w:val="clear" w:color="auto" w:fill="F2F2F2" w:themeFill="background1" w:themeFillShade="F2"/>
        <w:rPr>
          <w:del w:id="731" w:author="Darcy Webber" w:date="2021-12-12T08:22:00Z"/>
          <w:rFonts w:ascii="Courier New" w:hAnsi="Courier New" w:cs="Courier New"/>
          <w:sz w:val="20"/>
          <w:szCs w:val="20"/>
          <w:lang w:val="en-US"/>
          <w:rPrChange w:id="732" w:author="Darcy Webber" w:date="2021-12-12T08:23:00Z">
            <w:rPr>
              <w:del w:id="733" w:author="Darcy Webber" w:date="2021-12-12T08:22:00Z"/>
              <w:lang w:val="en-US"/>
            </w:rPr>
          </w:rPrChange>
        </w:rPr>
        <w:pPrChange w:id="734" w:author="Darcy Webber" w:date="2021-12-12T08:26:00Z">
          <w:pPr/>
        </w:pPrChange>
      </w:pPr>
      <w:del w:id="735" w:author="Darcy Webber" w:date="2021-12-12T08:22:00Z">
        <w:r w:rsidRPr="003B3425" w:rsidDel="00D32608">
          <w:rPr>
            <w:rFonts w:ascii="Courier New" w:hAnsi="Courier New" w:cs="Courier New"/>
            <w:sz w:val="20"/>
            <w:szCs w:val="20"/>
            <w:lang w:val="en-US"/>
            <w:rPrChange w:id="736" w:author="Darcy Webber" w:date="2021-12-12T08:23:00Z">
              <w:rPr>
                <w:lang w:val="en-US"/>
              </w:rPr>
            </w:rPrChange>
          </w:rPr>
          <w:delText xml:space="preserve">  geom_sf(data = grd256,  col = "blue",  fill = NA, alpha = 0.1) +</w:delText>
        </w:r>
      </w:del>
    </w:p>
    <w:p w14:paraId="2802454C" w14:textId="5CEA84D5" w:rsidR="00547579" w:rsidRPr="003B3425" w:rsidDel="00D32608" w:rsidRDefault="00547579">
      <w:pPr>
        <w:shd w:val="clear" w:color="auto" w:fill="F2F2F2" w:themeFill="background1" w:themeFillShade="F2"/>
        <w:rPr>
          <w:del w:id="737" w:author="Darcy Webber" w:date="2021-12-12T08:22:00Z"/>
          <w:rFonts w:ascii="Courier New" w:hAnsi="Courier New" w:cs="Courier New"/>
          <w:sz w:val="20"/>
          <w:szCs w:val="20"/>
          <w:lang w:val="en-US"/>
          <w:rPrChange w:id="738" w:author="Darcy Webber" w:date="2021-12-12T08:23:00Z">
            <w:rPr>
              <w:del w:id="739" w:author="Darcy Webber" w:date="2021-12-12T08:22:00Z"/>
              <w:lang w:val="en-US"/>
            </w:rPr>
          </w:rPrChange>
        </w:rPr>
        <w:pPrChange w:id="740" w:author="Darcy Webber" w:date="2021-12-12T08:26:00Z">
          <w:pPr/>
        </w:pPrChange>
      </w:pPr>
      <w:del w:id="741" w:author="Darcy Webber" w:date="2021-12-12T08:22:00Z">
        <w:r w:rsidRPr="003B3425" w:rsidDel="00D32608">
          <w:rPr>
            <w:rFonts w:ascii="Courier New" w:hAnsi="Courier New" w:cs="Courier New"/>
            <w:sz w:val="20"/>
            <w:szCs w:val="20"/>
            <w:lang w:val="en-US"/>
            <w:rPrChange w:id="742" w:author="Darcy Webber" w:date="2021-12-12T08:23:00Z">
              <w:rPr>
                <w:lang w:val="en-US"/>
              </w:rPr>
            </w:rPrChange>
          </w:rPr>
          <w:delText xml:space="preserve">  plot_coast(resolution = "low", fill = "black", colour = "black", size = 0.3) +</w:delText>
        </w:r>
      </w:del>
    </w:p>
    <w:p w14:paraId="14E44115" w14:textId="33FB61B5" w:rsidR="00DF4BA7" w:rsidRPr="003B3425" w:rsidDel="00D32608" w:rsidRDefault="00547579">
      <w:pPr>
        <w:shd w:val="clear" w:color="auto" w:fill="F2F2F2" w:themeFill="background1" w:themeFillShade="F2"/>
        <w:rPr>
          <w:ins w:id="743" w:author="Sophie Mormede" w:date="2021-12-06T15:10:00Z"/>
          <w:del w:id="744" w:author="Darcy Webber" w:date="2021-12-12T08:22:00Z"/>
          <w:rFonts w:ascii="Courier New" w:hAnsi="Courier New" w:cs="Courier New"/>
          <w:sz w:val="20"/>
          <w:szCs w:val="20"/>
          <w:lang w:val="en-US"/>
          <w:rPrChange w:id="745" w:author="Darcy Webber" w:date="2021-12-12T08:23:00Z">
            <w:rPr>
              <w:ins w:id="746" w:author="Sophie Mormede" w:date="2021-12-06T15:10:00Z"/>
              <w:del w:id="747" w:author="Darcy Webber" w:date="2021-12-12T08:22:00Z"/>
              <w:lang w:val="en-US"/>
            </w:rPr>
          </w:rPrChange>
        </w:rPr>
        <w:pPrChange w:id="748" w:author="Darcy Webber" w:date="2021-12-12T08:26:00Z">
          <w:pPr/>
        </w:pPrChange>
      </w:pPr>
      <w:del w:id="749" w:author="Darcy Webber" w:date="2021-12-12T08:22:00Z">
        <w:r w:rsidRPr="003B3425" w:rsidDel="00D32608">
          <w:rPr>
            <w:rFonts w:ascii="Courier New" w:hAnsi="Courier New" w:cs="Courier New"/>
            <w:sz w:val="20"/>
            <w:szCs w:val="20"/>
            <w:lang w:val="en-US"/>
            <w:rPrChange w:id="750" w:author="Darcy Webber" w:date="2021-12-12T08:23:00Z">
              <w:rPr>
                <w:lang w:val="en-US"/>
              </w:rPr>
            </w:rPrChange>
          </w:rPr>
          <w:delText xml:space="preserve">  geom_point(aes(x = 0, y = -422600), colour = "red") + xlab("") + ylab("") + </w:delText>
        </w:r>
      </w:del>
    </w:p>
    <w:p w14:paraId="6A08F1C7" w14:textId="6556A9D5" w:rsidR="00DF4BA7" w:rsidRPr="003B3425" w:rsidDel="00D32608" w:rsidRDefault="00DF4BA7">
      <w:pPr>
        <w:shd w:val="clear" w:color="auto" w:fill="F2F2F2" w:themeFill="background1" w:themeFillShade="F2"/>
        <w:jc w:val="both"/>
        <w:rPr>
          <w:del w:id="751" w:author="Darcy Webber" w:date="2021-12-12T08:22:00Z"/>
          <w:rFonts w:ascii="Courier New" w:hAnsi="Courier New" w:cs="Courier New"/>
          <w:sz w:val="20"/>
          <w:szCs w:val="20"/>
          <w:lang w:val="en-US"/>
          <w:rPrChange w:id="752" w:author="Darcy Webber" w:date="2021-12-12T08:23:00Z">
            <w:rPr>
              <w:del w:id="753" w:author="Darcy Webber" w:date="2021-12-12T08:22:00Z"/>
              <w:lang w:val="en-US"/>
            </w:rPr>
          </w:rPrChange>
        </w:rPr>
        <w:pPrChange w:id="754" w:author="Darcy Webber" w:date="2021-12-12T08:26:00Z">
          <w:pPr/>
        </w:pPrChange>
      </w:pPr>
      <w:ins w:id="755" w:author="Sophie Mormede" w:date="2021-12-06T15:10:00Z">
        <w:del w:id="756" w:author="Darcy Webber" w:date="2021-12-12T08:22:00Z">
          <w:r w:rsidRPr="003B3425" w:rsidDel="00D32608">
            <w:rPr>
              <w:rFonts w:ascii="Courier New" w:hAnsi="Courier New" w:cs="Courier New"/>
              <w:sz w:val="20"/>
              <w:szCs w:val="20"/>
              <w:lang w:val="en-US"/>
              <w:rPrChange w:id="757" w:author="Darcy Webber" w:date="2021-12-12T08:23:00Z">
                <w:rPr>
                  <w:lang w:val="en-US"/>
                </w:rPr>
              </w:rPrChange>
            </w:rPr>
            <w:delText xml:space="preserve">  plot_clip(grd512,</w:delText>
          </w:r>
        </w:del>
      </w:ins>
      <w:ins w:id="758" w:author="Sophie Mormede" w:date="2021-12-06T15:15:00Z">
        <w:del w:id="759" w:author="Darcy Webber" w:date="2021-12-12T08:22:00Z">
          <w:r w:rsidR="000E50DF" w:rsidRPr="003B3425" w:rsidDel="00D32608">
            <w:rPr>
              <w:rFonts w:ascii="Courier New" w:hAnsi="Courier New" w:cs="Courier New"/>
              <w:sz w:val="20"/>
              <w:szCs w:val="20"/>
              <w:lang w:val="en-US"/>
              <w:rPrChange w:id="760" w:author="Darcy Webber" w:date="2021-12-12T08:23:00Z">
                <w:rPr>
                  <w:lang w:val="en-US"/>
                </w:rPr>
              </w:rPrChange>
            </w:rPr>
            <w:delText xml:space="preserve"> </w:delText>
          </w:r>
        </w:del>
      </w:ins>
      <w:ins w:id="761" w:author="Sophie Mormede" w:date="2021-12-06T15:10:00Z">
        <w:del w:id="762" w:author="Darcy Webber" w:date="2021-12-12T08:22:00Z">
          <w:r w:rsidRPr="003B3425" w:rsidDel="00D32608">
            <w:rPr>
              <w:rFonts w:ascii="Courier New" w:hAnsi="Courier New" w:cs="Courier New"/>
              <w:sz w:val="20"/>
              <w:szCs w:val="20"/>
              <w:lang w:val="en-US"/>
              <w:rPrChange w:id="763" w:author="Darcy Webber" w:date="2021-12-12T08:23:00Z">
                <w:rPr>
                  <w:lang w:val="en-US"/>
                </w:rPr>
              </w:rPrChange>
            </w:rPr>
            <w:delText>proj=proj_nzsf()) +</w:delText>
          </w:r>
        </w:del>
      </w:ins>
    </w:p>
    <w:p w14:paraId="18B71CDF" w14:textId="10C98741" w:rsidR="00547579" w:rsidRPr="003B3425" w:rsidDel="00D32608" w:rsidRDefault="00547579">
      <w:pPr>
        <w:shd w:val="clear" w:color="auto" w:fill="F2F2F2" w:themeFill="background1" w:themeFillShade="F2"/>
        <w:rPr>
          <w:del w:id="764" w:author="Darcy Webber" w:date="2021-12-12T08:22:00Z"/>
          <w:rFonts w:ascii="Courier New" w:hAnsi="Courier New" w:cs="Courier New"/>
          <w:sz w:val="20"/>
          <w:szCs w:val="20"/>
          <w:lang w:val="en-US"/>
          <w:rPrChange w:id="765" w:author="Darcy Webber" w:date="2021-12-12T08:23:00Z">
            <w:rPr>
              <w:del w:id="766" w:author="Darcy Webber" w:date="2021-12-12T08:22:00Z"/>
              <w:lang w:val="en-US"/>
            </w:rPr>
          </w:rPrChange>
        </w:rPr>
        <w:pPrChange w:id="767" w:author="Darcy Webber" w:date="2021-12-12T08:26:00Z">
          <w:pPr/>
        </w:pPrChange>
      </w:pPr>
      <w:del w:id="768" w:author="Darcy Webber" w:date="2021-12-12T08:22:00Z">
        <w:r w:rsidRPr="003B3425" w:rsidDel="00D32608">
          <w:rPr>
            <w:rFonts w:ascii="Courier New" w:hAnsi="Courier New" w:cs="Courier New"/>
            <w:sz w:val="20"/>
            <w:szCs w:val="20"/>
            <w:lang w:val="en-US"/>
            <w:rPrChange w:id="769" w:author="Darcy Webber" w:date="2021-12-12T08:23:00Z">
              <w:rPr>
                <w:lang w:val="en-US"/>
              </w:rPr>
            </w:rPrChange>
          </w:rPr>
          <w:delText xml:space="preserve">  annotation_scale(location = "br", unit_category = "metric")</w:delText>
        </w:r>
      </w:del>
    </w:p>
    <w:p w14:paraId="2E1E2095" w14:textId="4B9117A1" w:rsidR="00D32608" w:rsidRPr="003B3425" w:rsidDel="0087127D" w:rsidRDefault="00547579">
      <w:pPr>
        <w:shd w:val="clear" w:color="auto" w:fill="F2F2F2" w:themeFill="background1" w:themeFillShade="F2"/>
        <w:rPr>
          <w:del w:id="770" w:author="Darcy Webber" w:date="2021-12-14T08:41:00Z"/>
          <w:rFonts w:ascii="Courier New" w:hAnsi="Courier New" w:cs="Courier New"/>
          <w:sz w:val="20"/>
          <w:szCs w:val="20"/>
          <w:lang w:val="en-US"/>
          <w:rPrChange w:id="771" w:author="Darcy Webber" w:date="2021-12-12T08:23:00Z">
            <w:rPr>
              <w:del w:id="772" w:author="Darcy Webber" w:date="2021-12-14T08:41:00Z"/>
              <w:lang w:val="en-US"/>
            </w:rPr>
          </w:rPrChange>
        </w:rPr>
        <w:pPrChange w:id="773" w:author="Darcy Webber" w:date="2021-12-12T08:26:00Z">
          <w:pPr/>
        </w:pPrChange>
      </w:pPr>
      <w:del w:id="774" w:author="Darcy Webber" w:date="2021-12-12T08:22:00Z">
        <w:r w:rsidRPr="003B3425" w:rsidDel="00D32608">
          <w:rPr>
            <w:rFonts w:ascii="Courier New" w:hAnsi="Courier New" w:cs="Courier New"/>
            <w:sz w:val="20"/>
            <w:szCs w:val="20"/>
            <w:lang w:val="en-US"/>
            <w:rPrChange w:id="775" w:author="Darcy Webber" w:date="2021-12-12T08:23:00Z">
              <w:rPr>
                <w:lang w:val="en-US"/>
              </w:rPr>
            </w:rPrChange>
          </w:rPr>
          <w:delText>print(gg)</w:delText>
        </w:r>
      </w:del>
    </w:p>
    <w:p w14:paraId="0B0574A1" w14:textId="0E25CE03" w:rsidR="00A36C78" w:rsidRDefault="00B6547A">
      <w:pPr>
        <w:pStyle w:val="FirstParagraph"/>
        <w:spacing w:before="0" w:after="0"/>
        <w:rPr>
          <w:ins w:id="776" w:author="Darcy Webber" w:date="2021-12-12T08:29:00Z"/>
        </w:rPr>
        <w:pPrChange w:id="777" w:author="Darcy Webber" w:date="2021-12-12T15:03:00Z">
          <w:pPr>
            <w:pStyle w:val="FirstParagraph"/>
          </w:pPr>
        </w:pPrChange>
      </w:pPr>
      <w:del w:id="778" w:author="Darcy Webber" w:date="2021-12-12T08:29:00Z">
        <w:r w:rsidDel="00B01940">
          <w:rPr>
            <w:noProof/>
          </w:rPr>
          <w:lastRenderedPageBreak/>
          <w:drawing>
            <wp:inline distT="0" distB="0" distL="0" distR="0" wp14:anchorId="3D075D2F" wp14:editId="61DAEB8C">
              <wp:extent cx="4320000" cy="4887162"/>
              <wp:effectExtent l="0" t="0" r="4445" b="8890"/>
              <wp:docPr id="4" name="Picture 4" descr="Diagram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Picture 4" descr="Diagram&#10;&#10;Description automatically generated"/>
                      <pic:cNvPicPr>
                        <a:picLocks noChangeAspect="1" noChangeArrowheads="1"/>
                      </pic:cNvPicPr>
                    </pic:nvPicPr>
                    <pic:blipFill>
                      <a:blip r:embed="rId2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320000" cy="488716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5B5CF393" w14:textId="33E01367" w:rsidR="00B01940" w:rsidRPr="00B01940" w:rsidRDefault="00F45E94">
      <w:pPr>
        <w:pStyle w:val="BodyText"/>
        <w:spacing w:after="0"/>
        <w:jc w:val="center"/>
        <w:pPrChange w:id="779" w:author="Darcy Webber" w:date="2021-12-12T14:58:00Z">
          <w:pPr>
            <w:pStyle w:val="FirstParagraph"/>
          </w:pPr>
        </w:pPrChange>
      </w:pPr>
      <w:ins w:id="780" w:author="Darcy Webber" w:date="2021-12-12T14:58:00Z">
        <w:r>
          <w:rPr>
            <w:noProof/>
            <w:lang w:val="en-US"/>
          </w:rPr>
          <w:lastRenderedPageBreak/>
          <w:drawing>
            <wp:inline distT="0" distB="0" distL="0" distR="0" wp14:anchorId="36552432" wp14:editId="12C0E497">
              <wp:extent cx="5288199" cy="6964680"/>
              <wp:effectExtent l="0" t="0" r="8255" b="7620"/>
              <wp:docPr id="10" name="Picture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Picture 10"/>
                      <pic:cNvPicPr/>
                    </pic:nvPicPr>
                    <pic:blipFill rotWithShape="1">
                      <a:blip r:embed="rId23"/>
                      <a:srcRect b="1223"/>
                      <a:stretch/>
                    </pic:blipFill>
                    <pic:spPr bwMode="auto">
                      <a:xfrm>
                        <a:off x="0" y="0"/>
                        <a:ext cx="5321194" cy="7008136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6B5804ED" w14:textId="61716EC6" w:rsidR="00A36C78" w:rsidRPr="00DE244F" w:rsidRDefault="00A36C78" w:rsidP="002F064B">
      <w:pPr>
        <w:pStyle w:val="Caption"/>
        <w:rPr>
          <w:lang w:val="en-US"/>
        </w:rPr>
      </w:pPr>
      <w:bookmarkStart w:id="781" w:name="_Ref90363996"/>
      <w:r>
        <w:t xml:space="preserve">Figure </w:t>
      </w:r>
      <w:fldSimple w:instr=" SEQ Figure \* ARABIC ">
        <w:ins w:id="782" w:author="Darcy Webber" w:date="2021-12-12T08:40:00Z">
          <w:r w:rsidR="0058702E">
            <w:rPr>
              <w:noProof/>
            </w:rPr>
            <w:t>2</w:t>
          </w:r>
        </w:ins>
        <w:del w:id="783" w:author="Darcy Webber" w:date="2021-12-12T08:40:00Z">
          <w:r w:rsidR="006E2A36" w:rsidDel="0058702E">
            <w:rPr>
              <w:noProof/>
            </w:rPr>
            <w:delText>1</w:delText>
          </w:r>
        </w:del>
      </w:fldSimple>
      <w:bookmarkEnd w:id="781"/>
      <w:r>
        <w:t xml:space="preserve">: Example of </w:t>
      </w:r>
      <w:del w:id="784" w:author="Darcy Webber" w:date="2021-12-14T08:43:00Z">
        <w:r w:rsidDel="00940642">
          <w:delText xml:space="preserve">two </w:delText>
        </w:r>
      </w:del>
      <w:ins w:id="785" w:author="Darcy Webber" w:date="2021-12-14T08:43:00Z">
        <w:r w:rsidR="00940642">
          <w:t>a raster</w:t>
        </w:r>
        <w:r w:rsidR="00940642">
          <w:t xml:space="preserve"> </w:t>
        </w:r>
      </w:ins>
      <w:r>
        <w:t>grid</w:t>
      </w:r>
      <w:ins w:id="786" w:author="Darcy Webber" w:date="2021-12-14T08:43:00Z">
        <w:r w:rsidR="00940642">
          <w:t xml:space="preserve"> (blue squares)</w:t>
        </w:r>
      </w:ins>
      <w:del w:id="787" w:author="Darcy Webber" w:date="2021-12-14T08:43:00Z">
        <w:r w:rsidDel="00940642">
          <w:delText xml:space="preserve">s </w:delText>
        </w:r>
      </w:del>
      <w:ins w:id="788" w:author="Darcy Webber" w:date="2021-12-14T08:43:00Z">
        <w:r w:rsidR="00940642">
          <w:t xml:space="preserve"> and a polygon</w:t>
        </w:r>
      </w:ins>
      <w:ins w:id="789" w:author="Darcy Webber" w:date="2021-12-14T08:44:00Z">
        <w:r w:rsidR="00940642">
          <w:t xml:space="preserve"> grid (dashed red </w:t>
        </w:r>
        <w:r w:rsidR="00310A66">
          <w:t>squares</w:t>
        </w:r>
        <w:r w:rsidR="00940642">
          <w:t>)</w:t>
        </w:r>
      </w:ins>
      <w:del w:id="790" w:author="Darcy Webber" w:date="2021-12-14T08:43:00Z">
        <w:r w:rsidDel="00940642">
          <w:delText xml:space="preserve">defined in equal-area space to align with the grid definition of Wood et al. </w:delText>
        </w:r>
        <w:r w:rsidR="009303A9" w:rsidDel="00940642">
          <w:delText xml:space="preserve">(pers. comm.) </w:delText>
        </w:r>
        <w:r w:rsidDel="00940642">
          <w:delText xml:space="preserve">whereby the grids must go through the red dot: </w:delText>
        </w:r>
      </w:del>
      <w:del w:id="791" w:author="Darcy Webber" w:date="2021-12-13T15:48:00Z">
        <w:r w:rsidDel="00882F9B">
          <w:delText>2</w:delText>
        </w:r>
        <w:r w:rsidR="00B6547A" w:rsidDel="00882F9B">
          <w:delText>56</w:delText>
        </w:r>
        <w:r w:rsidDel="00882F9B">
          <w:delText xml:space="preserve"> </w:delText>
        </w:r>
      </w:del>
      <w:del w:id="792" w:author="Darcy Webber" w:date="2021-12-14T08:43:00Z">
        <w:r w:rsidDel="00940642">
          <w:delText xml:space="preserve">km aside (blue) and </w:delText>
        </w:r>
      </w:del>
      <w:del w:id="793" w:author="Darcy Webber" w:date="2021-12-13T15:48:00Z">
        <w:r w:rsidDel="00882F9B">
          <w:delText>5</w:delText>
        </w:r>
        <w:r w:rsidR="00B6547A" w:rsidDel="00882F9B">
          <w:delText>12</w:delText>
        </w:r>
        <w:r w:rsidDel="00882F9B">
          <w:delText xml:space="preserve"> </w:delText>
        </w:r>
      </w:del>
      <w:del w:id="794" w:author="Darcy Webber" w:date="2021-12-14T08:43:00Z">
        <w:r w:rsidDel="00940642">
          <w:delText>km aside, covering the entire NZ EEZ area</w:delText>
        </w:r>
      </w:del>
      <w:r>
        <w:t>.</w:t>
      </w:r>
      <w:r w:rsidR="00D33395">
        <w:t xml:space="preserve"> </w:t>
      </w:r>
      <w:ins w:id="795" w:author="Darcy Webber" w:date="2021-12-14T08:44:00Z">
        <w:r w:rsidR="00022B7A">
          <w:t>The origin is also shown (green point).</w:t>
        </w:r>
      </w:ins>
    </w:p>
    <w:p w14:paraId="7D81F997" w14:textId="29E3B604" w:rsidR="009209F9" w:rsidRPr="001B36D1" w:rsidRDefault="009209F9" w:rsidP="002F064B">
      <w:pPr>
        <w:pStyle w:val="BodyText"/>
        <w:tabs>
          <w:tab w:val="left" w:pos="1365"/>
        </w:tabs>
        <w:rPr>
          <w:rFonts w:ascii="Times New Roman" w:hAnsi="Times New Roman" w:cs="Times New Roman"/>
          <w:lang w:val="en-US"/>
          <w:rPrChange w:id="796" w:author="Darcy Webber" w:date="2021-12-13T15:48:00Z">
            <w:rPr>
              <w:lang w:val="en-US"/>
            </w:rPr>
          </w:rPrChange>
        </w:rPr>
      </w:pPr>
    </w:p>
    <w:p w14:paraId="02AAC89C" w14:textId="77777777" w:rsidR="00940642" w:rsidRDefault="00940642">
      <w:pPr>
        <w:spacing w:after="0" w:line="240" w:lineRule="auto"/>
        <w:rPr>
          <w:ins w:id="797" w:author="Darcy Webber" w:date="2021-12-14T08:42:00Z"/>
          <w:rFonts w:ascii="Arial" w:hAnsi="Arial"/>
          <w:b/>
          <w:kern w:val="28"/>
          <w:szCs w:val="20"/>
        </w:rPr>
      </w:pPr>
      <w:bookmarkStart w:id="798" w:name="_Toc90303315"/>
      <w:bookmarkEnd w:id="89"/>
      <w:bookmarkEnd w:id="202"/>
      <w:ins w:id="799" w:author="Darcy Webber" w:date="2021-12-14T08:42:00Z">
        <w:r>
          <w:br w:type="page"/>
        </w:r>
      </w:ins>
    </w:p>
    <w:p w14:paraId="062CFA96" w14:textId="37B700E9" w:rsidR="005E6CCF" w:rsidRDefault="005E6CCF" w:rsidP="005E6CCF">
      <w:pPr>
        <w:pStyle w:val="Heading1"/>
        <w:ind w:left="284" w:hanging="284"/>
        <w:rPr>
          <w:ins w:id="800" w:author="Darcy Webber" w:date="2021-12-12T12:35:00Z"/>
        </w:rPr>
      </w:pPr>
      <w:ins w:id="801" w:author="Darcy Webber" w:date="2021-12-12T12:35:00Z">
        <w:r>
          <w:t>Discussion</w:t>
        </w:r>
        <w:bookmarkEnd w:id="798"/>
      </w:ins>
    </w:p>
    <w:p w14:paraId="0696072A" w14:textId="77777777" w:rsidR="005E6CCF" w:rsidRDefault="005E6CCF" w:rsidP="005E6CCF">
      <w:pPr>
        <w:spacing w:after="0"/>
        <w:jc w:val="both"/>
        <w:rPr>
          <w:ins w:id="802" w:author="Darcy Webber" w:date="2021-12-12T12:35:00Z"/>
          <w:rFonts w:ascii="Times New Roman" w:hAnsi="Times New Roman" w:cs="Times New Roman"/>
        </w:rPr>
      </w:pPr>
    </w:p>
    <w:p w14:paraId="4BCA3C05" w14:textId="03E9B113" w:rsidR="00A11446" w:rsidRDefault="00204982" w:rsidP="00A5343A">
      <w:pPr>
        <w:spacing w:after="0"/>
        <w:jc w:val="both"/>
        <w:rPr>
          <w:ins w:id="803" w:author="Darcy Webber" w:date="2021-12-12T18:40:00Z"/>
          <w:rFonts w:ascii="Times New Roman" w:hAnsi="Times New Roman" w:cs="Times New Roman"/>
          <w:lang w:val="en-US"/>
        </w:rPr>
      </w:pPr>
      <w:ins w:id="804" w:author="Darcy Webber" w:date="2021-12-12T12:35:00Z">
        <w:r>
          <w:rPr>
            <w:rFonts w:ascii="Times New Roman" w:hAnsi="Times New Roman" w:cs="Times New Roman"/>
            <w:lang w:val="en-US"/>
          </w:rPr>
          <w:t>Wood e</w:t>
        </w:r>
      </w:ins>
      <w:ins w:id="805" w:author="Darcy Webber" w:date="2021-12-12T12:36:00Z">
        <w:r>
          <w:rPr>
            <w:rFonts w:ascii="Times New Roman" w:hAnsi="Times New Roman" w:cs="Times New Roman"/>
            <w:lang w:val="en-US"/>
          </w:rPr>
          <w:t>t al. (</w:t>
        </w:r>
      </w:ins>
      <w:ins w:id="806" w:author="Darcy Webber" w:date="2021-12-12T19:02:00Z">
        <w:r w:rsidR="007776AF">
          <w:rPr>
            <w:rFonts w:ascii="Times New Roman" w:hAnsi="Times New Roman" w:cs="Times New Roman"/>
            <w:lang w:val="en-US"/>
          </w:rPr>
          <w:t>unpublished</w:t>
        </w:r>
      </w:ins>
      <w:ins w:id="807" w:author="Darcy Webber" w:date="2021-12-12T12:36:00Z">
        <w:r>
          <w:rPr>
            <w:rFonts w:ascii="Times New Roman" w:hAnsi="Times New Roman" w:cs="Times New Roman"/>
            <w:lang w:val="en-US"/>
          </w:rPr>
          <w:t>)</w:t>
        </w:r>
        <w:r w:rsidR="000B68EC">
          <w:rPr>
            <w:rFonts w:ascii="Times New Roman" w:hAnsi="Times New Roman" w:cs="Times New Roman"/>
            <w:lang w:val="en-US"/>
          </w:rPr>
          <w:t xml:space="preserve"> have suggested that a standard grid should be used so that r</w:t>
        </w:r>
        <w:r w:rsidR="000B68EC" w:rsidRPr="000B68EC">
          <w:rPr>
            <w:rFonts w:ascii="Times New Roman" w:hAnsi="Times New Roman" w:cs="Times New Roman"/>
            <w:lang w:val="en-US"/>
            <w:rPrChange w:id="808" w:author="Darcy Webber" w:date="2021-12-12T12:36:00Z">
              <w:rPr/>
            </w:rPrChange>
          </w:rPr>
          <w:t xml:space="preserve">esampling issues are </w:t>
        </w:r>
        <w:proofErr w:type="spellStart"/>
        <w:r w:rsidR="000B68EC" w:rsidRPr="000B68EC">
          <w:rPr>
            <w:rFonts w:ascii="Times New Roman" w:hAnsi="Times New Roman" w:cs="Times New Roman"/>
            <w:lang w:val="en-US"/>
            <w:rPrChange w:id="809" w:author="Darcy Webber" w:date="2021-12-12T12:36:00Z">
              <w:rPr/>
            </w:rPrChange>
          </w:rPr>
          <w:t>minimised</w:t>
        </w:r>
        <w:proofErr w:type="spellEnd"/>
        <w:r w:rsidR="000B68EC" w:rsidRPr="000B68EC">
          <w:rPr>
            <w:rFonts w:ascii="Times New Roman" w:hAnsi="Times New Roman" w:cs="Times New Roman"/>
            <w:lang w:val="en-US"/>
            <w:rPrChange w:id="810" w:author="Darcy Webber" w:date="2021-12-12T12:36:00Z">
              <w:rPr/>
            </w:rPrChange>
          </w:rPr>
          <w:t xml:space="preserve"> compared with trying to resample grids created in different CRS’s, enabling data to be reused with data from other research projects that followed this approach</w:t>
        </w:r>
      </w:ins>
      <w:ins w:id="811" w:author="Darcy Webber" w:date="2021-12-12T12:37:00Z">
        <w:r w:rsidR="000C5B26">
          <w:rPr>
            <w:rFonts w:ascii="Times New Roman" w:hAnsi="Times New Roman" w:cs="Times New Roman"/>
            <w:lang w:val="en-US"/>
          </w:rPr>
          <w:t>.</w:t>
        </w:r>
        <w:r w:rsidR="00A11446">
          <w:rPr>
            <w:rFonts w:ascii="Times New Roman" w:hAnsi="Times New Roman" w:cs="Times New Roman"/>
            <w:lang w:val="en-US"/>
          </w:rPr>
          <w:t xml:space="preserve"> However, resampling issues are likely to be </w:t>
        </w:r>
      </w:ins>
      <w:ins w:id="812" w:author="Darcy Webber" w:date="2021-12-12T12:38:00Z">
        <w:r w:rsidR="00A11446">
          <w:rPr>
            <w:rFonts w:ascii="Times New Roman" w:hAnsi="Times New Roman" w:cs="Times New Roman"/>
            <w:lang w:val="en-US"/>
          </w:rPr>
          <w:t xml:space="preserve">outweighed </w:t>
        </w:r>
      </w:ins>
      <w:ins w:id="813" w:author="Darcy Webber" w:date="2021-12-12T12:39:00Z">
        <w:r w:rsidR="00A11446">
          <w:rPr>
            <w:rFonts w:ascii="Times New Roman" w:hAnsi="Times New Roman" w:cs="Times New Roman"/>
            <w:lang w:val="en-US"/>
          </w:rPr>
          <w:t>by any error associated with various spatial data sets in marine research.</w:t>
        </w:r>
      </w:ins>
      <w:ins w:id="814" w:author="Darcy Webber" w:date="2021-12-12T19:03:00Z">
        <w:r w:rsidR="008E77A1">
          <w:rPr>
            <w:rFonts w:ascii="Times New Roman" w:hAnsi="Times New Roman" w:cs="Times New Roman"/>
            <w:lang w:val="en-US"/>
          </w:rPr>
          <w:t xml:space="preserve"> Despite this, it may still be of some use to share some common attributes of spatial outputs across some </w:t>
        </w:r>
      </w:ins>
      <w:ins w:id="815" w:author="Darcy Webber" w:date="2021-12-12T19:04:00Z">
        <w:r w:rsidR="008E77A1">
          <w:rPr>
            <w:rFonts w:ascii="Times New Roman" w:hAnsi="Times New Roman" w:cs="Times New Roman"/>
            <w:lang w:val="en-US"/>
          </w:rPr>
          <w:t>Fisheries New Zealand projects.</w:t>
        </w:r>
      </w:ins>
      <w:ins w:id="816" w:author="Darcy Webber" w:date="2021-12-14T08:48:00Z">
        <w:r w:rsidR="00845600">
          <w:rPr>
            <w:rFonts w:ascii="Times New Roman" w:hAnsi="Times New Roman" w:cs="Times New Roman"/>
            <w:lang w:val="en-US"/>
          </w:rPr>
          <w:t xml:space="preserve"> The R package “</w:t>
        </w:r>
        <w:proofErr w:type="spellStart"/>
        <w:r w:rsidR="00845600">
          <w:rPr>
            <w:rFonts w:ascii="Times New Roman" w:hAnsi="Times New Roman" w:cs="Times New Roman"/>
            <w:lang w:val="en-US"/>
          </w:rPr>
          <w:t>nzsf</w:t>
        </w:r>
        <w:proofErr w:type="spellEnd"/>
        <w:r w:rsidR="00845600">
          <w:rPr>
            <w:rFonts w:ascii="Times New Roman" w:hAnsi="Times New Roman" w:cs="Times New Roman"/>
            <w:lang w:val="en-US"/>
          </w:rPr>
          <w:t>” enables users to easil</w:t>
        </w:r>
      </w:ins>
      <w:ins w:id="817" w:author="Darcy Webber" w:date="2021-12-14T08:49:00Z">
        <w:r w:rsidR="00845600">
          <w:rPr>
            <w:rFonts w:ascii="Times New Roman" w:hAnsi="Times New Roman" w:cs="Times New Roman"/>
            <w:lang w:val="en-US"/>
          </w:rPr>
          <w:t>y generate standard grids and provides several other useful functions for developing plots of these standard grids.</w:t>
        </w:r>
      </w:ins>
    </w:p>
    <w:p w14:paraId="6DDA8170" w14:textId="77777777" w:rsidR="00A5343A" w:rsidRDefault="00A5343A">
      <w:pPr>
        <w:spacing w:after="0"/>
        <w:jc w:val="both"/>
        <w:rPr>
          <w:ins w:id="818" w:author="Darcy Webber" w:date="2021-12-12T18:38:00Z"/>
          <w:rFonts w:ascii="Times New Roman" w:hAnsi="Times New Roman" w:cs="Times New Roman"/>
          <w:lang w:val="en-US"/>
        </w:rPr>
        <w:pPrChange w:id="819" w:author="Darcy Webber" w:date="2021-12-12T18:40:00Z">
          <w:pPr>
            <w:jc w:val="both"/>
          </w:pPr>
        </w:pPrChange>
      </w:pPr>
    </w:p>
    <w:p w14:paraId="295AB253" w14:textId="21916E6A" w:rsidR="00124371" w:rsidRDefault="00124371" w:rsidP="00124371">
      <w:pPr>
        <w:pStyle w:val="Heading1"/>
        <w:ind w:left="284" w:hanging="284"/>
        <w:rPr>
          <w:ins w:id="820" w:author="Darcy Webber" w:date="2021-12-12T18:38:00Z"/>
        </w:rPr>
      </w:pPr>
      <w:bookmarkStart w:id="821" w:name="_Toc90303316"/>
      <w:ins w:id="822" w:author="Darcy Webber" w:date="2021-12-12T18:38:00Z">
        <w:r>
          <w:t>References</w:t>
        </w:r>
        <w:bookmarkEnd w:id="821"/>
      </w:ins>
    </w:p>
    <w:p w14:paraId="1777E037" w14:textId="77777777" w:rsidR="00124371" w:rsidRDefault="00124371" w:rsidP="00124371">
      <w:pPr>
        <w:spacing w:after="0"/>
        <w:jc w:val="both"/>
        <w:rPr>
          <w:ins w:id="823" w:author="Darcy Webber" w:date="2021-12-12T18:38:00Z"/>
          <w:rFonts w:ascii="Times New Roman" w:hAnsi="Times New Roman" w:cs="Times New Roman"/>
        </w:rPr>
      </w:pPr>
    </w:p>
    <w:p w14:paraId="5BE7F747" w14:textId="09B5849F" w:rsidR="00AA6C55" w:rsidRDefault="00892A93">
      <w:pPr>
        <w:ind w:left="720" w:hanging="720"/>
        <w:jc w:val="both"/>
        <w:rPr>
          <w:ins w:id="824" w:author="Darcy Webber" w:date="2021-12-12T18:40:00Z"/>
          <w:rFonts w:ascii="Times New Roman" w:hAnsi="Times New Roman" w:cs="Times New Roman"/>
          <w:lang w:val="en-US"/>
        </w:rPr>
        <w:pPrChange w:id="825" w:author="Darcy Webber" w:date="2021-12-12T19:10:00Z">
          <w:pPr>
            <w:spacing w:after="0"/>
            <w:jc w:val="both"/>
          </w:pPr>
        </w:pPrChange>
      </w:pPr>
      <w:ins w:id="826" w:author="Darcy Webber" w:date="2021-12-12T18:40:00Z">
        <w:r w:rsidRPr="00892A93">
          <w:rPr>
            <w:rFonts w:ascii="Times New Roman" w:hAnsi="Times New Roman" w:cs="Times New Roman"/>
            <w:lang w:val="en-US"/>
          </w:rPr>
          <w:t>Wood, B.; Finucci, B.; Black, J. (</w:t>
        </w:r>
        <w:r w:rsidR="005919F9">
          <w:rPr>
            <w:rFonts w:ascii="Times New Roman" w:hAnsi="Times New Roman" w:cs="Times New Roman"/>
            <w:lang w:val="en-US"/>
          </w:rPr>
          <w:t>unpublished</w:t>
        </w:r>
        <w:r w:rsidRPr="00892A93">
          <w:rPr>
            <w:rFonts w:ascii="Times New Roman" w:hAnsi="Times New Roman" w:cs="Times New Roman"/>
            <w:lang w:val="en-US"/>
          </w:rPr>
          <w:t xml:space="preserve">). A </w:t>
        </w:r>
        <w:proofErr w:type="spellStart"/>
        <w:r w:rsidRPr="00892A93">
          <w:rPr>
            <w:rFonts w:ascii="Times New Roman" w:hAnsi="Times New Roman" w:cs="Times New Roman"/>
            <w:lang w:val="en-US"/>
          </w:rPr>
          <w:t>standardised</w:t>
        </w:r>
        <w:proofErr w:type="spellEnd"/>
        <w:r w:rsidRPr="00892A93">
          <w:rPr>
            <w:rFonts w:ascii="Times New Roman" w:hAnsi="Times New Roman" w:cs="Times New Roman"/>
            <w:lang w:val="en-US"/>
          </w:rPr>
          <w:t xml:space="preserve"> approach for creating spatial grids</w:t>
        </w:r>
      </w:ins>
      <w:ins w:id="827" w:author="Darcy Webber" w:date="2021-12-12T19:10:00Z">
        <w:r w:rsidR="00A560AD">
          <w:rPr>
            <w:rFonts w:ascii="Times New Roman" w:hAnsi="Times New Roman" w:cs="Times New Roman"/>
            <w:lang w:val="en-US"/>
          </w:rPr>
          <w:t xml:space="preserve"> </w:t>
        </w:r>
      </w:ins>
      <w:ins w:id="828" w:author="Darcy Webber" w:date="2021-12-12T18:40:00Z">
        <w:r w:rsidRPr="00892A93">
          <w:rPr>
            <w:rFonts w:ascii="Times New Roman" w:hAnsi="Times New Roman" w:cs="Times New Roman"/>
            <w:lang w:val="en-US"/>
          </w:rPr>
          <w:t>for New Zealand marine environment and species data.</w:t>
        </w:r>
      </w:ins>
    </w:p>
    <w:p w14:paraId="584D0478" w14:textId="77777777" w:rsidR="0070538C" w:rsidRDefault="0070538C">
      <w:pPr>
        <w:spacing w:after="0"/>
        <w:jc w:val="both"/>
        <w:rPr>
          <w:ins w:id="829" w:author="Darcy Webber" w:date="2021-12-12T12:39:00Z"/>
          <w:rFonts w:ascii="Times New Roman" w:hAnsi="Times New Roman" w:cs="Times New Roman"/>
          <w:lang w:val="en-US"/>
        </w:rPr>
        <w:pPrChange w:id="830" w:author="Darcy Webber" w:date="2021-12-12T18:40:00Z">
          <w:pPr>
            <w:jc w:val="both"/>
          </w:pPr>
        </w:pPrChange>
      </w:pPr>
    </w:p>
    <w:p w14:paraId="5DFB25DB" w14:textId="73D38EB9" w:rsidR="006E39BE" w:rsidRDefault="006E39BE" w:rsidP="006E39BE">
      <w:pPr>
        <w:pStyle w:val="Heading1"/>
        <w:ind w:left="284" w:hanging="284"/>
        <w:rPr>
          <w:ins w:id="831" w:author="Darcy Webber" w:date="2021-12-12T12:41:00Z"/>
        </w:rPr>
      </w:pPr>
      <w:bookmarkStart w:id="832" w:name="_Toc90303317"/>
      <w:ins w:id="833" w:author="Darcy Webber" w:date="2021-12-12T12:41:00Z">
        <w:r>
          <w:t>Appendix</w:t>
        </w:r>
        <w:bookmarkEnd w:id="832"/>
      </w:ins>
    </w:p>
    <w:p w14:paraId="06E8374D" w14:textId="77777777" w:rsidR="006E39BE" w:rsidRDefault="006E39BE" w:rsidP="006E39BE">
      <w:pPr>
        <w:spacing w:after="0"/>
        <w:jc w:val="both"/>
        <w:rPr>
          <w:ins w:id="834" w:author="Darcy Webber" w:date="2021-12-12T12:41:00Z"/>
          <w:rFonts w:ascii="Times New Roman" w:hAnsi="Times New Roman" w:cs="Times New Roman"/>
        </w:rPr>
      </w:pPr>
    </w:p>
    <w:p w14:paraId="301399DF" w14:textId="4577E8AF" w:rsidR="006E2A36" w:rsidRDefault="00424CE7" w:rsidP="0093135A">
      <w:pPr>
        <w:spacing w:after="0"/>
        <w:rPr>
          <w:ins w:id="835" w:author="Darcy Webber" w:date="2021-12-12T19:05:00Z"/>
          <w:rFonts w:ascii="Times New Roman" w:hAnsi="Times New Roman" w:cs="Times New Roman"/>
          <w:lang w:val="en-US"/>
        </w:rPr>
      </w:pPr>
      <w:ins w:id="836" w:author="Darcy Webber" w:date="2021-12-12T19:04:00Z">
        <w:r>
          <w:rPr>
            <w:rFonts w:ascii="Times New Roman" w:hAnsi="Times New Roman" w:cs="Times New Roman"/>
            <w:lang w:val="en-US"/>
          </w:rPr>
          <w:lastRenderedPageBreak/>
          <w:t>Code written in R is supplied here so that the “</w:t>
        </w:r>
        <w:proofErr w:type="spellStart"/>
        <w:r>
          <w:rPr>
            <w:rFonts w:ascii="Times New Roman" w:hAnsi="Times New Roman" w:cs="Times New Roman"/>
            <w:lang w:val="en-US"/>
          </w:rPr>
          <w:t>get_standard</w:t>
        </w:r>
      </w:ins>
      <w:ins w:id="837" w:author="Darcy Webber" w:date="2021-12-12T19:05:00Z">
        <w:r>
          <w:rPr>
            <w:rFonts w:ascii="Times New Roman" w:hAnsi="Times New Roman" w:cs="Times New Roman"/>
            <w:lang w:val="en-US"/>
          </w:rPr>
          <w:t>_grid</w:t>
        </w:r>
      </w:ins>
      <w:proofErr w:type="spellEnd"/>
      <w:ins w:id="838" w:author="Darcy Webber" w:date="2021-12-12T19:04:00Z">
        <w:r>
          <w:rPr>
            <w:rFonts w:ascii="Times New Roman" w:hAnsi="Times New Roman" w:cs="Times New Roman"/>
            <w:lang w:val="en-US"/>
          </w:rPr>
          <w:t>”</w:t>
        </w:r>
      </w:ins>
      <w:ins w:id="839" w:author="Darcy Webber" w:date="2021-12-12T19:05:00Z">
        <w:r>
          <w:rPr>
            <w:rFonts w:ascii="Times New Roman" w:hAnsi="Times New Roman" w:cs="Times New Roman"/>
            <w:lang w:val="en-US"/>
          </w:rPr>
          <w:t xml:space="preserve"> function can be replicated without using the “</w:t>
        </w:r>
        <w:proofErr w:type="spellStart"/>
        <w:r>
          <w:rPr>
            <w:rFonts w:ascii="Times New Roman" w:hAnsi="Times New Roman" w:cs="Times New Roman"/>
            <w:lang w:val="en-US"/>
          </w:rPr>
          <w:t>nzsf</w:t>
        </w:r>
        <w:proofErr w:type="spellEnd"/>
        <w:r>
          <w:rPr>
            <w:rFonts w:ascii="Times New Roman" w:hAnsi="Times New Roman" w:cs="Times New Roman"/>
            <w:lang w:val="en-US"/>
          </w:rPr>
          <w:t>” package.</w:t>
        </w:r>
      </w:ins>
    </w:p>
    <w:p w14:paraId="24266C0D" w14:textId="77777777" w:rsidR="0093135A" w:rsidRPr="006E2A36" w:rsidRDefault="0093135A">
      <w:pPr>
        <w:spacing w:after="0"/>
        <w:rPr>
          <w:ins w:id="840" w:author="Darcy Webber" w:date="2021-12-12T08:05:00Z"/>
          <w:lang w:val="en-US"/>
        </w:rPr>
        <w:pPrChange w:id="841" w:author="Darcy Webber" w:date="2021-12-12T19:05:00Z">
          <w:pPr/>
        </w:pPrChange>
      </w:pPr>
    </w:p>
    <w:p w14:paraId="0B6C57D2" w14:textId="5E1681CC" w:rsidR="006278C6" w:rsidRPr="00821B0A" w:rsidRDefault="009D3394">
      <w:pPr>
        <w:pStyle w:val="BodyText"/>
        <w:shd w:val="clear" w:color="auto" w:fill="F2F2F2" w:themeFill="background1" w:themeFillShade="F2"/>
        <w:spacing w:after="0"/>
        <w:rPr>
          <w:ins w:id="842" w:author="Darcy Webber" w:date="2021-12-12T12:41:00Z"/>
          <w:rFonts w:ascii="Cambria Math" w:hAnsi="Cambria Math"/>
          <w:lang w:val="en-US"/>
          <w:rPrChange w:id="843" w:author="Darcy Webber" w:date="2021-12-12T15:46:00Z">
            <w:rPr>
              <w:ins w:id="844" w:author="Darcy Webber" w:date="2021-12-12T12:41:00Z"/>
              <w:lang w:val="en-US"/>
            </w:rPr>
          </w:rPrChange>
        </w:rPr>
        <w:pPrChange w:id="845" w:author="Darcy Webber" w:date="2021-12-12T15:46:00Z">
          <w:pPr>
            <w:pStyle w:val="BodyText"/>
            <w:spacing w:after="0"/>
          </w:pPr>
        </w:pPrChange>
      </w:pPr>
      <w:ins w:id="846" w:author="Darcy Webber" w:date="2021-12-12T15:46:00Z">
        <w:r>
          <w:rPr>
            <w:rFonts w:ascii="Cambria Math" w:hAnsi="Cambria Math"/>
            <w:lang w:val="en-US"/>
          </w:rPr>
          <w:t>library</w:t>
        </w:r>
      </w:ins>
      <w:ins w:id="847" w:author="Darcy Webber" w:date="2021-12-12T12:41:00Z">
        <w:r w:rsidR="006278C6" w:rsidRPr="00821B0A">
          <w:rPr>
            <w:rFonts w:ascii="Cambria Math" w:hAnsi="Cambria Math"/>
            <w:lang w:val="en-US"/>
            <w:rPrChange w:id="848" w:author="Darcy Webber" w:date="2021-12-12T15:46:00Z">
              <w:rPr>
                <w:lang w:val="en-US"/>
              </w:rPr>
            </w:rPrChange>
          </w:rPr>
          <w:t>(sf)</w:t>
        </w:r>
      </w:ins>
    </w:p>
    <w:p w14:paraId="5671D30D" w14:textId="351F2FDD" w:rsidR="006278C6" w:rsidRPr="00821B0A" w:rsidRDefault="009D3394">
      <w:pPr>
        <w:pStyle w:val="BodyText"/>
        <w:shd w:val="clear" w:color="auto" w:fill="F2F2F2" w:themeFill="background1" w:themeFillShade="F2"/>
        <w:spacing w:after="0"/>
        <w:rPr>
          <w:ins w:id="849" w:author="Darcy Webber" w:date="2021-12-12T12:41:00Z"/>
          <w:rFonts w:ascii="Cambria Math" w:hAnsi="Cambria Math"/>
          <w:lang w:val="en-US"/>
          <w:rPrChange w:id="850" w:author="Darcy Webber" w:date="2021-12-12T15:46:00Z">
            <w:rPr>
              <w:ins w:id="851" w:author="Darcy Webber" w:date="2021-12-12T12:41:00Z"/>
              <w:lang w:val="en-US"/>
            </w:rPr>
          </w:rPrChange>
        </w:rPr>
        <w:pPrChange w:id="852" w:author="Darcy Webber" w:date="2021-12-12T15:46:00Z">
          <w:pPr>
            <w:pStyle w:val="BodyText"/>
            <w:spacing w:after="0"/>
          </w:pPr>
        </w:pPrChange>
      </w:pPr>
      <w:ins w:id="853" w:author="Darcy Webber" w:date="2021-12-12T15:46:00Z">
        <w:r>
          <w:rPr>
            <w:rFonts w:ascii="Cambria Math" w:hAnsi="Cambria Math"/>
            <w:lang w:val="en-US"/>
          </w:rPr>
          <w:t>library</w:t>
        </w:r>
        <w:r w:rsidRPr="009D3394">
          <w:rPr>
            <w:rFonts w:ascii="Cambria Math" w:hAnsi="Cambria Math"/>
            <w:lang w:val="en-US"/>
          </w:rPr>
          <w:t xml:space="preserve"> </w:t>
        </w:r>
      </w:ins>
      <w:ins w:id="854" w:author="Darcy Webber" w:date="2021-12-12T12:41:00Z">
        <w:r w:rsidR="006278C6" w:rsidRPr="00821B0A">
          <w:rPr>
            <w:rFonts w:ascii="Cambria Math" w:hAnsi="Cambria Math"/>
            <w:lang w:val="en-US"/>
            <w:rPrChange w:id="855" w:author="Darcy Webber" w:date="2021-12-12T15:46:00Z">
              <w:rPr>
                <w:lang w:val="en-US"/>
              </w:rPr>
            </w:rPrChange>
          </w:rPr>
          <w:t>(raster)</w:t>
        </w:r>
      </w:ins>
    </w:p>
    <w:p w14:paraId="67BA89AA" w14:textId="77777777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856" w:author="Darcy Webber" w:date="2021-12-12T12:41:00Z"/>
          <w:rFonts w:ascii="Cambria Math" w:hAnsi="Cambria Math"/>
          <w:lang w:val="en-US"/>
          <w:rPrChange w:id="857" w:author="Darcy Webber" w:date="2021-12-12T15:46:00Z">
            <w:rPr>
              <w:ins w:id="858" w:author="Darcy Webber" w:date="2021-12-12T12:41:00Z"/>
              <w:lang w:val="en-US"/>
            </w:rPr>
          </w:rPrChange>
        </w:rPr>
        <w:pPrChange w:id="859" w:author="Darcy Webber" w:date="2021-12-12T15:46:00Z">
          <w:pPr>
            <w:pStyle w:val="BodyText"/>
            <w:spacing w:after="0"/>
          </w:pPr>
        </w:pPrChange>
      </w:pPr>
    </w:p>
    <w:p w14:paraId="710DAE48" w14:textId="77777777" w:rsidR="00F77F82" w:rsidRPr="005D40AB" w:rsidRDefault="00F77F82" w:rsidP="00F77F82">
      <w:pPr>
        <w:pStyle w:val="BodyText"/>
        <w:shd w:val="clear" w:color="auto" w:fill="F2F2F2" w:themeFill="background1" w:themeFillShade="F2"/>
        <w:spacing w:after="0"/>
        <w:rPr>
          <w:ins w:id="860" w:author="Darcy Webber" w:date="2021-12-12T19:06:00Z"/>
          <w:rFonts w:ascii="Cambria Math" w:hAnsi="Cambria Math"/>
          <w:lang w:val="en-US"/>
        </w:rPr>
      </w:pPr>
      <w:ins w:id="861" w:author="Darcy Webber" w:date="2021-12-12T19:06:00Z">
        <w:r w:rsidRPr="005D40AB">
          <w:rPr>
            <w:rFonts w:ascii="Cambria Math" w:hAnsi="Cambria Math"/>
            <w:lang w:val="en-US"/>
          </w:rPr>
          <w:t># Get Fisheries New Zealand standard grid origin</w:t>
        </w:r>
      </w:ins>
    </w:p>
    <w:p w14:paraId="34E4071A" w14:textId="77777777" w:rsidR="00F77F82" w:rsidRPr="005D40AB" w:rsidRDefault="00F77F82" w:rsidP="00F77F82">
      <w:pPr>
        <w:pStyle w:val="BodyText"/>
        <w:shd w:val="clear" w:color="auto" w:fill="F2F2F2" w:themeFill="background1" w:themeFillShade="F2"/>
        <w:spacing w:after="0"/>
        <w:rPr>
          <w:ins w:id="862" w:author="Darcy Webber" w:date="2021-12-12T19:06:00Z"/>
          <w:rFonts w:ascii="Cambria Math" w:hAnsi="Cambria Math"/>
          <w:lang w:val="en-US"/>
        </w:rPr>
      </w:pPr>
      <w:ins w:id="863" w:author="Darcy Webber" w:date="2021-12-12T19:06:00Z">
        <w:r>
          <w:rPr>
            <w:rFonts w:ascii="Cambria Math" w:hAnsi="Cambria Math"/>
            <w:lang w:val="en-US"/>
          </w:rPr>
          <w:t>#</w:t>
        </w:r>
      </w:ins>
    </w:p>
    <w:p w14:paraId="2AF14F88" w14:textId="77777777" w:rsidR="00F77F82" w:rsidRPr="005D40AB" w:rsidRDefault="00F77F82" w:rsidP="00F77F82">
      <w:pPr>
        <w:pStyle w:val="BodyText"/>
        <w:shd w:val="clear" w:color="auto" w:fill="F2F2F2" w:themeFill="background1" w:themeFillShade="F2"/>
        <w:spacing w:after="0"/>
        <w:rPr>
          <w:ins w:id="864" w:author="Darcy Webber" w:date="2021-12-12T19:06:00Z"/>
          <w:rFonts w:ascii="Cambria Math" w:hAnsi="Cambria Math"/>
          <w:lang w:val="en-US"/>
        </w:rPr>
      </w:pPr>
      <w:ins w:id="865" w:author="Darcy Webber" w:date="2021-12-12T19:06:00Z">
        <w:r w:rsidRPr="005D40AB">
          <w:rPr>
            <w:rFonts w:ascii="Cambria Math" w:hAnsi="Cambria Math"/>
            <w:lang w:val="en-US"/>
          </w:rPr>
          <w:t xml:space="preserve"># </w:t>
        </w:r>
        <w:proofErr w:type="spellStart"/>
        <w:proofErr w:type="gramStart"/>
        <w:r w:rsidRPr="005D40AB">
          <w:rPr>
            <w:rFonts w:ascii="Cambria Math" w:hAnsi="Cambria Math"/>
            <w:lang w:val="en-US"/>
          </w:rPr>
          <w:t>cell</w:t>
        </w:r>
        <w:proofErr w:type="gramEnd"/>
        <w:r w:rsidRPr="005D40AB">
          <w:rPr>
            <w:rFonts w:ascii="Cambria Math" w:hAnsi="Cambria Math"/>
            <w:lang w:val="en-US"/>
          </w:rPr>
          <w:t>_size</w:t>
        </w:r>
        <w:proofErr w:type="spellEnd"/>
        <w:r w:rsidRPr="005D40AB">
          <w:rPr>
            <w:rFonts w:ascii="Cambria Math" w:hAnsi="Cambria Math"/>
            <w:lang w:val="en-US"/>
          </w:rPr>
          <w:t>: square grid boundary length in km</w:t>
        </w:r>
      </w:ins>
    </w:p>
    <w:p w14:paraId="0684DB24" w14:textId="77777777" w:rsidR="00F77F82" w:rsidRPr="005D40AB" w:rsidRDefault="00F77F82" w:rsidP="00F77F82">
      <w:pPr>
        <w:pStyle w:val="BodyText"/>
        <w:shd w:val="clear" w:color="auto" w:fill="F2F2F2" w:themeFill="background1" w:themeFillShade="F2"/>
        <w:spacing w:after="0"/>
        <w:rPr>
          <w:ins w:id="866" w:author="Darcy Webber" w:date="2021-12-12T19:06:00Z"/>
          <w:rFonts w:ascii="Cambria Math" w:hAnsi="Cambria Math"/>
          <w:lang w:val="en-US"/>
        </w:rPr>
      </w:pPr>
      <w:ins w:id="867" w:author="Darcy Webber" w:date="2021-12-12T19:06:00Z">
        <w:r w:rsidRPr="005D40AB">
          <w:rPr>
            <w:rFonts w:ascii="Cambria Math" w:hAnsi="Cambria Math"/>
            <w:lang w:val="en-US"/>
          </w:rPr>
          <w:t xml:space="preserve"># </w:t>
        </w:r>
        <w:proofErr w:type="spellStart"/>
        <w:r w:rsidRPr="005D40AB">
          <w:rPr>
            <w:rFonts w:ascii="Cambria Math" w:hAnsi="Cambria Math"/>
            <w:lang w:val="en-US"/>
          </w:rPr>
          <w:t>bounding_box</w:t>
        </w:r>
        <w:proofErr w:type="spellEnd"/>
        <w:r w:rsidRPr="005D40AB">
          <w:rPr>
            <w:rFonts w:ascii="Cambria Math" w:hAnsi="Cambria Math"/>
            <w:lang w:val="en-US"/>
          </w:rPr>
          <w:t xml:space="preserve">: limits generated from call to </w:t>
        </w:r>
        <w:proofErr w:type="gramStart"/>
        <w:r w:rsidRPr="005D40AB">
          <w:rPr>
            <w:rFonts w:ascii="Cambria Math" w:hAnsi="Cambria Math"/>
            <w:lang w:val="en-US"/>
          </w:rPr>
          <w:t>sf::</w:t>
        </w:r>
        <w:proofErr w:type="spellStart"/>
        <w:proofErr w:type="gramEnd"/>
        <w:r w:rsidRPr="005D40AB">
          <w:rPr>
            <w:rFonts w:ascii="Cambria Math" w:hAnsi="Cambria Math"/>
            <w:lang w:val="en-US"/>
          </w:rPr>
          <w:t>st_bbox</w:t>
        </w:r>
        <w:proofErr w:type="spellEnd"/>
        <w:r w:rsidRPr="005D40AB">
          <w:rPr>
            <w:rFonts w:ascii="Cambria Math" w:hAnsi="Cambria Math"/>
            <w:lang w:val="en-US"/>
          </w:rPr>
          <w:t>()</w:t>
        </w:r>
      </w:ins>
    </w:p>
    <w:p w14:paraId="31D7B98A" w14:textId="58DB0E1C" w:rsidR="00F77F82" w:rsidRPr="005D40AB" w:rsidRDefault="00F77F82" w:rsidP="00F77F82">
      <w:pPr>
        <w:pStyle w:val="BodyText"/>
        <w:shd w:val="clear" w:color="auto" w:fill="F2F2F2" w:themeFill="background1" w:themeFillShade="F2"/>
        <w:spacing w:after="0"/>
        <w:rPr>
          <w:ins w:id="868" w:author="Darcy Webber" w:date="2021-12-12T19:06:00Z"/>
          <w:rFonts w:ascii="Cambria Math" w:hAnsi="Cambria Math"/>
          <w:lang w:val="en-US"/>
        </w:rPr>
      </w:pPr>
      <w:ins w:id="869" w:author="Darcy Webber" w:date="2021-12-12T19:06:00Z">
        <w:r w:rsidRPr="005D40AB">
          <w:rPr>
            <w:rFonts w:ascii="Cambria Math" w:hAnsi="Cambria Math"/>
            <w:lang w:val="en-US"/>
          </w:rPr>
          <w:t xml:space="preserve"># </w:t>
        </w:r>
        <w:proofErr w:type="gramStart"/>
        <w:r w:rsidRPr="005D40AB">
          <w:rPr>
            <w:rFonts w:ascii="Cambria Math" w:hAnsi="Cambria Math"/>
            <w:lang w:val="en-US"/>
          </w:rPr>
          <w:t>anchor</w:t>
        </w:r>
        <w:proofErr w:type="gramEnd"/>
        <w:r w:rsidRPr="005D40AB">
          <w:rPr>
            <w:rFonts w:ascii="Cambria Math" w:hAnsi="Cambria Math"/>
            <w:lang w:val="en-US"/>
          </w:rPr>
          <w:t xml:space="preserve">: the </w:t>
        </w:r>
        <w:r w:rsidR="00387BE6">
          <w:rPr>
            <w:rFonts w:ascii="Cambria Math" w:hAnsi="Cambria Math"/>
            <w:lang w:val="en-US"/>
          </w:rPr>
          <w:t xml:space="preserve">origin </w:t>
        </w:r>
        <w:r w:rsidRPr="005D40AB">
          <w:rPr>
            <w:rFonts w:ascii="Cambria Math" w:hAnsi="Cambria Math"/>
            <w:lang w:val="en-US"/>
          </w:rPr>
          <w:t>point</w:t>
        </w:r>
      </w:ins>
    </w:p>
    <w:p w14:paraId="3BF5A538" w14:textId="77777777" w:rsidR="00F77F82" w:rsidRDefault="00F77F82" w:rsidP="00F77F82">
      <w:pPr>
        <w:pStyle w:val="BodyText"/>
        <w:shd w:val="clear" w:color="auto" w:fill="F2F2F2" w:themeFill="background1" w:themeFillShade="F2"/>
        <w:spacing w:after="0"/>
        <w:rPr>
          <w:ins w:id="870" w:author="Darcy Webber" w:date="2021-12-12T19:06:00Z"/>
          <w:rFonts w:ascii="Cambria Math" w:hAnsi="Cambria Math"/>
          <w:lang w:val="en-US"/>
        </w:rPr>
      </w:pPr>
      <w:ins w:id="871" w:author="Darcy Webber" w:date="2021-12-12T19:06:00Z">
        <w:r>
          <w:rPr>
            <w:rFonts w:ascii="Cambria Math" w:hAnsi="Cambria Math"/>
            <w:lang w:val="en-US"/>
          </w:rPr>
          <w:t>#</w:t>
        </w:r>
      </w:ins>
    </w:p>
    <w:p w14:paraId="7A4026D4" w14:textId="5E11C48F" w:rsidR="006278C6" w:rsidRDefault="006278C6" w:rsidP="00821B0A">
      <w:pPr>
        <w:pStyle w:val="BodyText"/>
        <w:shd w:val="clear" w:color="auto" w:fill="F2F2F2" w:themeFill="background1" w:themeFillShade="F2"/>
        <w:spacing w:after="0"/>
        <w:rPr>
          <w:ins w:id="872" w:author="Darcy Webber" w:date="2021-12-12T19:08:00Z"/>
          <w:rFonts w:ascii="Cambria Math" w:hAnsi="Cambria Math"/>
          <w:lang w:val="en-US"/>
        </w:rPr>
      </w:pPr>
      <w:proofErr w:type="spellStart"/>
      <w:ins w:id="873" w:author="Darcy Webber" w:date="2021-12-12T12:41:00Z">
        <w:r w:rsidRPr="00821B0A">
          <w:rPr>
            <w:rFonts w:ascii="Cambria Math" w:hAnsi="Cambria Math"/>
            <w:lang w:val="en-US"/>
            <w:rPrChange w:id="874" w:author="Darcy Webber" w:date="2021-12-12T15:46:00Z">
              <w:rPr>
                <w:lang w:val="en-US"/>
              </w:rPr>
            </w:rPrChange>
          </w:rPr>
          <w:t>get_standard_grid_origin</w:t>
        </w:r>
        <w:proofErr w:type="spellEnd"/>
        <w:r w:rsidRPr="00821B0A">
          <w:rPr>
            <w:rFonts w:ascii="Cambria Math" w:hAnsi="Cambria Math"/>
            <w:lang w:val="en-US"/>
            <w:rPrChange w:id="875" w:author="Darcy Webber" w:date="2021-12-12T15:46:00Z">
              <w:rPr>
                <w:lang w:val="en-US"/>
              </w:rPr>
            </w:rPrChange>
          </w:rPr>
          <w:t xml:space="preserve"> &lt;- </w:t>
        </w:r>
        <w:proofErr w:type="gramStart"/>
        <w:r w:rsidRPr="00821B0A">
          <w:rPr>
            <w:rFonts w:ascii="Cambria Math" w:hAnsi="Cambria Math"/>
            <w:lang w:val="en-US"/>
            <w:rPrChange w:id="876" w:author="Darcy Webber" w:date="2021-12-12T15:46:00Z">
              <w:rPr>
                <w:lang w:val="en-US"/>
              </w:rPr>
            </w:rPrChange>
          </w:rPr>
          <w:t>function(</w:t>
        </w:r>
        <w:proofErr w:type="spellStart"/>
        <w:proofErr w:type="gramEnd"/>
        <w:r w:rsidRPr="00821B0A">
          <w:rPr>
            <w:rFonts w:ascii="Cambria Math" w:hAnsi="Cambria Math"/>
            <w:lang w:val="en-US"/>
            <w:rPrChange w:id="877" w:author="Darcy Webber" w:date="2021-12-12T15:46:00Z">
              <w:rPr>
                <w:lang w:val="en-US"/>
              </w:rPr>
            </w:rPrChange>
          </w:rPr>
          <w:t>cell_size</w:t>
        </w:r>
        <w:proofErr w:type="spellEnd"/>
        <w:r w:rsidRPr="00821B0A">
          <w:rPr>
            <w:rFonts w:ascii="Cambria Math" w:hAnsi="Cambria Math"/>
            <w:lang w:val="en-US"/>
            <w:rPrChange w:id="878" w:author="Darcy Webber" w:date="2021-12-12T15:46:00Z">
              <w:rPr>
                <w:lang w:val="en-US"/>
              </w:rPr>
            </w:rPrChange>
          </w:rPr>
          <w:t xml:space="preserve">, </w:t>
        </w:r>
        <w:proofErr w:type="spellStart"/>
        <w:r w:rsidRPr="00821B0A">
          <w:rPr>
            <w:rFonts w:ascii="Cambria Math" w:hAnsi="Cambria Math"/>
            <w:lang w:val="en-US"/>
            <w:rPrChange w:id="879" w:author="Darcy Webber" w:date="2021-12-12T15:46:00Z">
              <w:rPr>
                <w:lang w:val="en-US"/>
              </w:rPr>
            </w:rPrChange>
          </w:rPr>
          <w:t>bounding_box</w:t>
        </w:r>
        <w:proofErr w:type="spellEnd"/>
        <w:r w:rsidRPr="00821B0A">
          <w:rPr>
            <w:rFonts w:ascii="Cambria Math" w:hAnsi="Cambria Math"/>
            <w:lang w:val="en-US"/>
            <w:rPrChange w:id="880" w:author="Darcy Webber" w:date="2021-12-12T15:46:00Z">
              <w:rPr>
                <w:lang w:val="en-US"/>
              </w:rPr>
            </w:rPrChange>
          </w:rPr>
          <w:t>, anchor = c(0, 422600)) {</w:t>
        </w:r>
      </w:ins>
    </w:p>
    <w:p w14:paraId="6AAE9975" w14:textId="77777777" w:rsidR="00886D75" w:rsidRPr="00821B0A" w:rsidRDefault="00886D75">
      <w:pPr>
        <w:pStyle w:val="BodyText"/>
        <w:shd w:val="clear" w:color="auto" w:fill="F2F2F2" w:themeFill="background1" w:themeFillShade="F2"/>
        <w:spacing w:after="0"/>
        <w:rPr>
          <w:ins w:id="881" w:author="Darcy Webber" w:date="2021-12-12T12:41:00Z"/>
          <w:rFonts w:ascii="Cambria Math" w:hAnsi="Cambria Math"/>
          <w:lang w:val="en-US"/>
          <w:rPrChange w:id="882" w:author="Darcy Webber" w:date="2021-12-12T15:46:00Z">
            <w:rPr>
              <w:ins w:id="883" w:author="Darcy Webber" w:date="2021-12-12T12:41:00Z"/>
              <w:lang w:val="en-US"/>
            </w:rPr>
          </w:rPrChange>
        </w:rPr>
        <w:pPrChange w:id="884" w:author="Darcy Webber" w:date="2021-12-12T15:46:00Z">
          <w:pPr>
            <w:pStyle w:val="BodyText"/>
            <w:spacing w:after="0"/>
          </w:pPr>
        </w:pPrChange>
      </w:pPr>
    </w:p>
    <w:p w14:paraId="0A1E9EB0" w14:textId="77777777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885" w:author="Darcy Webber" w:date="2021-12-12T12:41:00Z"/>
          <w:rFonts w:ascii="Cambria Math" w:hAnsi="Cambria Math"/>
          <w:lang w:val="en-US"/>
          <w:rPrChange w:id="886" w:author="Darcy Webber" w:date="2021-12-12T15:46:00Z">
            <w:rPr>
              <w:ins w:id="887" w:author="Darcy Webber" w:date="2021-12-12T12:41:00Z"/>
              <w:lang w:val="en-US"/>
            </w:rPr>
          </w:rPrChange>
        </w:rPr>
        <w:pPrChange w:id="888" w:author="Darcy Webber" w:date="2021-12-12T15:46:00Z">
          <w:pPr>
            <w:pStyle w:val="BodyText"/>
            <w:spacing w:after="0"/>
          </w:pPr>
        </w:pPrChange>
      </w:pPr>
      <w:ins w:id="889" w:author="Darcy Webber" w:date="2021-12-12T12:41:00Z">
        <w:r w:rsidRPr="00821B0A">
          <w:rPr>
            <w:rFonts w:ascii="Cambria Math" w:hAnsi="Cambria Math"/>
            <w:lang w:val="en-US"/>
            <w:rPrChange w:id="890" w:author="Darcy Webber" w:date="2021-12-12T15:46:00Z">
              <w:rPr>
                <w:lang w:val="en-US"/>
              </w:rPr>
            </w:rPrChange>
          </w:rPr>
          <w:t xml:space="preserve">    </w:t>
        </w:r>
        <w:proofErr w:type="spellStart"/>
        <w:r w:rsidRPr="00821B0A">
          <w:rPr>
            <w:rFonts w:ascii="Cambria Math" w:hAnsi="Cambria Math"/>
            <w:lang w:val="en-US"/>
            <w:rPrChange w:id="891" w:author="Darcy Webber" w:date="2021-12-12T15:46:00Z">
              <w:rPr>
                <w:lang w:val="en-US"/>
              </w:rPr>
            </w:rPrChange>
          </w:rPr>
          <w:t>cell_size_m</w:t>
        </w:r>
        <w:proofErr w:type="spellEnd"/>
        <w:r w:rsidRPr="00821B0A">
          <w:rPr>
            <w:rFonts w:ascii="Cambria Math" w:hAnsi="Cambria Math"/>
            <w:lang w:val="en-US"/>
            <w:rPrChange w:id="892" w:author="Darcy Webber" w:date="2021-12-12T15:46:00Z">
              <w:rPr>
                <w:lang w:val="en-US"/>
              </w:rPr>
            </w:rPrChange>
          </w:rPr>
          <w:t xml:space="preserve"> &lt;- </w:t>
        </w:r>
        <w:proofErr w:type="spellStart"/>
        <w:r w:rsidRPr="00821B0A">
          <w:rPr>
            <w:rFonts w:ascii="Cambria Math" w:hAnsi="Cambria Math"/>
            <w:lang w:val="en-US"/>
            <w:rPrChange w:id="893" w:author="Darcy Webber" w:date="2021-12-12T15:46:00Z">
              <w:rPr>
                <w:lang w:val="en-US"/>
              </w:rPr>
            </w:rPrChange>
          </w:rPr>
          <w:t>cell_size</w:t>
        </w:r>
        <w:proofErr w:type="spellEnd"/>
        <w:r w:rsidRPr="00821B0A">
          <w:rPr>
            <w:rFonts w:ascii="Cambria Math" w:hAnsi="Cambria Math"/>
            <w:lang w:val="en-US"/>
            <w:rPrChange w:id="894" w:author="Darcy Webber" w:date="2021-12-12T15:46:00Z">
              <w:rPr>
                <w:lang w:val="en-US"/>
              </w:rPr>
            </w:rPrChange>
          </w:rPr>
          <w:t xml:space="preserve"> * 1000</w:t>
        </w:r>
      </w:ins>
    </w:p>
    <w:p w14:paraId="53BA693A" w14:textId="03FDE73C" w:rsidR="006278C6" w:rsidRDefault="006278C6" w:rsidP="00821B0A">
      <w:pPr>
        <w:pStyle w:val="BodyText"/>
        <w:shd w:val="clear" w:color="auto" w:fill="F2F2F2" w:themeFill="background1" w:themeFillShade="F2"/>
        <w:spacing w:after="0"/>
        <w:rPr>
          <w:ins w:id="895" w:author="Darcy Webber" w:date="2021-12-12T19:07:00Z"/>
          <w:rFonts w:ascii="Cambria Math" w:hAnsi="Cambria Math"/>
          <w:lang w:val="en-US"/>
        </w:rPr>
      </w:pPr>
      <w:ins w:id="896" w:author="Darcy Webber" w:date="2021-12-12T12:41:00Z">
        <w:r w:rsidRPr="00821B0A">
          <w:rPr>
            <w:rFonts w:ascii="Cambria Math" w:hAnsi="Cambria Math"/>
            <w:lang w:val="en-US"/>
            <w:rPrChange w:id="897" w:author="Darcy Webber" w:date="2021-12-12T15:46:00Z">
              <w:rPr>
                <w:lang w:val="en-US"/>
              </w:rPr>
            </w:rPrChange>
          </w:rPr>
          <w:t xml:space="preserve">    </w:t>
        </w:r>
        <w:proofErr w:type="spellStart"/>
        <w:r w:rsidRPr="00821B0A">
          <w:rPr>
            <w:rFonts w:ascii="Cambria Math" w:hAnsi="Cambria Math"/>
            <w:lang w:val="en-US"/>
            <w:rPrChange w:id="898" w:author="Darcy Webber" w:date="2021-12-12T15:46:00Z">
              <w:rPr>
                <w:lang w:val="en-US"/>
              </w:rPr>
            </w:rPrChange>
          </w:rPr>
          <w:t>stnd_cell_size</w:t>
        </w:r>
        <w:proofErr w:type="spellEnd"/>
        <w:r w:rsidRPr="00821B0A">
          <w:rPr>
            <w:rFonts w:ascii="Cambria Math" w:hAnsi="Cambria Math"/>
            <w:lang w:val="en-US"/>
            <w:rPrChange w:id="899" w:author="Darcy Webber" w:date="2021-12-12T15:46:00Z">
              <w:rPr>
                <w:lang w:val="en-US"/>
              </w:rPr>
            </w:rPrChange>
          </w:rPr>
          <w:t xml:space="preserve"> &lt;- </w:t>
        </w:r>
        <w:proofErr w:type="gramStart"/>
        <w:r w:rsidRPr="00821B0A">
          <w:rPr>
            <w:rFonts w:ascii="Cambria Math" w:hAnsi="Cambria Math"/>
            <w:lang w:val="en-US"/>
            <w:rPrChange w:id="900" w:author="Darcy Webber" w:date="2021-12-12T15:46:00Z">
              <w:rPr>
                <w:lang w:val="en-US"/>
              </w:rPr>
            </w:rPrChange>
          </w:rPr>
          <w:t>c(</w:t>
        </w:r>
        <w:proofErr w:type="gramEnd"/>
        <w:r w:rsidRPr="00821B0A">
          <w:rPr>
            <w:rFonts w:ascii="Cambria Math" w:hAnsi="Cambria Math"/>
            <w:lang w:val="en-US"/>
            <w:rPrChange w:id="901" w:author="Darcy Webber" w:date="2021-12-12T15:46:00Z">
              <w:rPr>
                <w:lang w:val="en-US"/>
              </w:rPr>
            </w:rPrChange>
          </w:rPr>
          <w:t>250, 500, 1000, 2000, 4000, 8000, 16000, 32000, 64000)</w:t>
        </w:r>
      </w:ins>
    </w:p>
    <w:p w14:paraId="3E9CA9C3" w14:textId="77777777" w:rsidR="005B6A7D" w:rsidRPr="00821B0A" w:rsidRDefault="005B6A7D">
      <w:pPr>
        <w:pStyle w:val="BodyText"/>
        <w:shd w:val="clear" w:color="auto" w:fill="F2F2F2" w:themeFill="background1" w:themeFillShade="F2"/>
        <w:spacing w:after="0"/>
        <w:rPr>
          <w:ins w:id="902" w:author="Darcy Webber" w:date="2021-12-12T12:41:00Z"/>
          <w:rFonts w:ascii="Cambria Math" w:hAnsi="Cambria Math"/>
          <w:lang w:val="en-US"/>
          <w:rPrChange w:id="903" w:author="Darcy Webber" w:date="2021-12-12T15:46:00Z">
            <w:rPr>
              <w:ins w:id="904" w:author="Darcy Webber" w:date="2021-12-12T12:41:00Z"/>
              <w:lang w:val="en-US"/>
            </w:rPr>
          </w:rPrChange>
        </w:rPr>
        <w:pPrChange w:id="905" w:author="Darcy Webber" w:date="2021-12-12T15:46:00Z">
          <w:pPr>
            <w:pStyle w:val="BodyText"/>
            <w:spacing w:after="0"/>
          </w:pPr>
        </w:pPrChange>
      </w:pPr>
    </w:p>
    <w:p w14:paraId="3163C51E" w14:textId="77777777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906" w:author="Darcy Webber" w:date="2021-12-12T12:41:00Z"/>
          <w:rFonts w:ascii="Cambria Math" w:hAnsi="Cambria Math"/>
          <w:lang w:val="en-US"/>
          <w:rPrChange w:id="907" w:author="Darcy Webber" w:date="2021-12-12T15:46:00Z">
            <w:rPr>
              <w:ins w:id="908" w:author="Darcy Webber" w:date="2021-12-12T12:41:00Z"/>
              <w:lang w:val="en-US"/>
            </w:rPr>
          </w:rPrChange>
        </w:rPr>
        <w:pPrChange w:id="909" w:author="Darcy Webber" w:date="2021-12-12T15:46:00Z">
          <w:pPr>
            <w:pStyle w:val="BodyText"/>
            <w:spacing w:after="0"/>
          </w:pPr>
        </w:pPrChange>
      </w:pPr>
      <w:ins w:id="910" w:author="Darcy Webber" w:date="2021-12-12T12:41:00Z">
        <w:r w:rsidRPr="00821B0A">
          <w:rPr>
            <w:rFonts w:ascii="Cambria Math" w:hAnsi="Cambria Math"/>
            <w:lang w:val="en-US"/>
            <w:rPrChange w:id="911" w:author="Darcy Webber" w:date="2021-12-12T15:46:00Z">
              <w:rPr>
                <w:lang w:val="en-US"/>
              </w:rPr>
            </w:rPrChange>
          </w:rPr>
          <w:t xml:space="preserve">    if </w:t>
        </w:r>
        <w:proofErr w:type="gramStart"/>
        <w:r w:rsidRPr="00821B0A">
          <w:rPr>
            <w:rFonts w:ascii="Cambria Math" w:hAnsi="Cambria Math"/>
            <w:lang w:val="en-US"/>
            <w:rPrChange w:id="912" w:author="Darcy Webber" w:date="2021-12-12T15:46:00Z">
              <w:rPr>
                <w:lang w:val="en-US"/>
              </w:rPr>
            </w:rPrChange>
          </w:rPr>
          <w:t>(!</w:t>
        </w:r>
        <w:proofErr w:type="spellStart"/>
        <w:r w:rsidRPr="00821B0A">
          <w:rPr>
            <w:rFonts w:ascii="Cambria Math" w:hAnsi="Cambria Math"/>
            <w:lang w:val="en-US"/>
            <w:rPrChange w:id="913" w:author="Darcy Webber" w:date="2021-12-12T15:46:00Z">
              <w:rPr>
                <w:lang w:val="en-US"/>
              </w:rPr>
            </w:rPrChange>
          </w:rPr>
          <w:t>cell</w:t>
        </w:r>
        <w:proofErr w:type="gramEnd"/>
        <w:r w:rsidRPr="00821B0A">
          <w:rPr>
            <w:rFonts w:ascii="Cambria Math" w:hAnsi="Cambria Math"/>
            <w:lang w:val="en-US"/>
            <w:rPrChange w:id="914" w:author="Darcy Webber" w:date="2021-12-12T15:46:00Z">
              <w:rPr>
                <w:lang w:val="en-US"/>
              </w:rPr>
            </w:rPrChange>
          </w:rPr>
          <w:t>_size_m</w:t>
        </w:r>
        <w:proofErr w:type="spellEnd"/>
        <w:r w:rsidRPr="00821B0A">
          <w:rPr>
            <w:rFonts w:ascii="Cambria Math" w:hAnsi="Cambria Math"/>
            <w:lang w:val="en-US"/>
            <w:rPrChange w:id="915" w:author="Darcy Webber" w:date="2021-12-12T15:46:00Z">
              <w:rPr>
                <w:lang w:val="en-US"/>
              </w:rPr>
            </w:rPrChange>
          </w:rPr>
          <w:t xml:space="preserve"> %in% </w:t>
        </w:r>
        <w:proofErr w:type="spellStart"/>
        <w:r w:rsidRPr="00821B0A">
          <w:rPr>
            <w:rFonts w:ascii="Cambria Math" w:hAnsi="Cambria Math"/>
            <w:lang w:val="en-US"/>
            <w:rPrChange w:id="916" w:author="Darcy Webber" w:date="2021-12-12T15:46:00Z">
              <w:rPr>
                <w:lang w:val="en-US"/>
              </w:rPr>
            </w:rPrChange>
          </w:rPr>
          <w:t>stnd_cell_size</w:t>
        </w:r>
        <w:proofErr w:type="spellEnd"/>
        <w:r w:rsidRPr="00821B0A">
          <w:rPr>
            <w:rFonts w:ascii="Cambria Math" w:hAnsi="Cambria Math"/>
            <w:lang w:val="en-US"/>
            <w:rPrChange w:id="917" w:author="Darcy Webber" w:date="2021-12-12T15:46:00Z">
              <w:rPr>
                <w:lang w:val="en-US"/>
              </w:rPr>
            </w:rPrChange>
          </w:rPr>
          <w:t>) {</w:t>
        </w:r>
      </w:ins>
    </w:p>
    <w:p w14:paraId="40CB5AB9" w14:textId="77777777" w:rsidR="005B6A7D" w:rsidRDefault="006278C6" w:rsidP="00821B0A">
      <w:pPr>
        <w:pStyle w:val="BodyText"/>
        <w:shd w:val="clear" w:color="auto" w:fill="F2F2F2" w:themeFill="background1" w:themeFillShade="F2"/>
        <w:spacing w:after="0"/>
        <w:rPr>
          <w:ins w:id="918" w:author="Darcy Webber" w:date="2021-12-12T19:07:00Z"/>
          <w:rFonts w:ascii="Cambria Math" w:hAnsi="Cambria Math"/>
          <w:lang w:val="en-US"/>
        </w:rPr>
      </w:pPr>
      <w:ins w:id="919" w:author="Darcy Webber" w:date="2021-12-12T12:41:00Z">
        <w:r w:rsidRPr="00821B0A">
          <w:rPr>
            <w:rFonts w:ascii="Cambria Math" w:hAnsi="Cambria Math"/>
            <w:lang w:val="en-US"/>
            <w:rPrChange w:id="920" w:author="Darcy Webber" w:date="2021-12-12T15:46:00Z">
              <w:rPr>
                <w:lang w:val="en-US"/>
              </w:rPr>
            </w:rPrChange>
          </w:rPr>
          <w:t xml:space="preserve">    </w:t>
        </w:r>
      </w:ins>
      <w:ins w:id="921" w:author="Darcy Webber" w:date="2021-12-12T19:07:00Z">
        <w:r w:rsidR="005B6A7D">
          <w:rPr>
            <w:rFonts w:ascii="Cambria Math" w:hAnsi="Cambria Math"/>
            <w:lang w:val="en-US"/>
          </w:rPr>
          <w:t xml:space="preserve">  </w:t>
        </w:r>
      </w:ins>
      <w:proofErr w:type="gramStart"/>
      <w:ins w:id="922" w:author="Darcy Webber" w:date="2021-12-12T12:41:00Z">
        <w:r w:rsidRPr="00821B0A">
          <w:rPr>
            <w:rFonts w:ascii="Cambria Math" w:hAnsi="Cambria Math"/>
            <w:lang w:val="en-US"/>
            <w:rPrChange w:id="923" w:author="Darcy Webber" w:date="2021-12-12T15:46:00Z">
              <w:rPr>
                <w:lang w:val="en-US"/>
              </w:rPr>
            </w:rPrChange>
          </w:rPr>
          <w:t>warning(</w:t>
        </w:r>
        <w:proofErr w:type="gramEnd"/>
        <w:r w:rsidRPr="00821B0A">
          <w:rPr>
            <w:rFonts w:ascii="Cambria Math" w:hAnsi="Cambria Math"/>
            <w:lang w:val="en-US"/>
            <w:rPrChange w:id="924" w:author="Darcy Webber" w:date="2021-12-12T15:46:00Z">
              <w:rPr>
                <w:lang w:val="en-US"/>
              </w:rPr>
            </w:rPrChange>
          </w:rPr>
          <w:t xml:space="preserve">paste0("The chosen grid size does not conform to the standard grid specification, </w:t>
        </w:r>
      </w:ins>
      <w:ins w:id="925" w:author="Darcy Webber" w:date="2021-12-12T19:07:00Z">
        <w:r w:rsidR="005B6A7D">
          <w:rPr>
            <w:rFonts w:ascii="Cambria Math" w:hAnsi="Cambria Math"/>
            <w:lang w:val="en-US"/>
          </w:rPr>
          <w:t xml:space="preserve">   </w:t>
        </w:r>
      </w:ins>
    </w:p>
    <w:p w14:paraId="5B8DCAB7" w14:textId="33F39B3F" w:rsidR="006278C6" w:rsidRPr="00821B0A" w:rsidRDefault="005B6A7D">
      <w:pPr>
        <w:pStyle w:val="BodyText"/>
        <w:shd w:val="clear" w:color="auto" w:fill="F2F2F2" w:themeFill="background1" w:themeFillShade="F2"/>
        <w:spacing w:after="0"/>
        <w:rPr>
          <w:ins w:id="926" w:author="Darcy Webber" w:date="2021-12-12T12:41:00Z"/>
          <w:rFonts w:ascii="Cambria Math" w:hAnsi="Cambria Math"/>
          <w:lang w:val="en-US"/>
          <w:rPrChange w:id="927" w:author="Darcy Webber" w:date="2021-12-12T15:46:00Z">
            <w:rPr>
              <w:ins w:id="928" w:author="Darcy Webber" w:date="2021-12-12T12:41:00Z"/>
              <w:lang w:val="en-US"/>
            </w:rPr>
          </w:rPrChange>
        </w:rPr>
        <w:pPrChange w:id="929" w:author="Darcy Webber" w:date="2021-12-12T15:46:00Z">
          <w:pPr>
            <w:pStyle w:val="BodyText"/>
            <w:spacing w:after="0"/>
          </w:pPr>
        </w:pPrChange>
      </w:pPr>
      <w:ins w:id="930" w:author="Darcy Webber" w:date="2021-12-12T19:07:00Z">
        <w:r>
          <w:rPr>
            <w:rFonts w:ascii="Cambria Math" w:hAnsi="Cambria Math"/>
            <w:lang w:val="en-US"/>
          </w:rPr>
          <w:t xml:space="preserve">      </w:t>
        </w:r>
      </w:ins>
      <w:ins w:id="931" w:author="Darcy Webber" w:date="2021-12-12T12:41:00Z">
        <w:r w:rsidR="006278C6" w:rsidRPr="00821B0A">
          <w:rPr>
            <w:rFonts w:ascii="Cambria Math" w:hAnsi="Cambria Math"/>
            <w:lang w:val="en-US"/>
            <w:rPrChange w:id="932" w:author="Darcy Webber" w:date="2021-12-12T15:46:00Z">
              <w:rPr>
                <w:lang w:val="en-US"/>
              </w:rPr>
            </w:rPrChange>
          </w:rPr>
          <w:t xml:space="preserve">consider setting </w:t>
        </w:r>
        <w:proofErr w:type="spellStart"/>
        <w:r w:rsidR="006278C6" w:rsidRPr="00821B0A">
          <w:rPr>
            <w:rFonts w:ascii="Cambria Math" w:hAnsi="Cambria Math"/>
            <w:lang w:val="en-US"/>
            <w:rPrChange w:id="933" w:author="Darcy Webber" w:date="2021-12-12T15:46:00Z">
              <w:rPr>
                <w:lang w:val="en-US"/>
              </w:rPr>
            </w:rPrChange>
          </w:rPr>
          <w:t>cell_size</w:t>
        </w:r>
        <w:proofErr w:type="spellEnd"/>
        <w:r w:rsidR="006278C6" w:rsidRPr="00821B0A">
          <w:rPr>
            <w:rFonts w:ascii="Cambria Math" w:hAnsi="Cambria Math"/>
            <w:lang w:val="en-US"/>
            <w:rPrChange w:id="934" w:author="Darcy Webber" w:date="2021-12-12T15:46:00Z">
              <w:rPr>
                <w:lang w:val="en-US"/>
              </w:rPr>
            </w:rPrChange>
          </w:rPr>
          <w:t xml:space="preserve"> to one of: ", </w:t>
        </w:r>
        <w:proofErr w:type="gramStart"/>
        <w:r w:rsidR="006278C6" w:rsidRPr="00821B0A">
          <w:rPr>
            <w:rFonts w:ascii="Cambria Math" w:hAnsi="Cambria Math"/>
            <w:lang w:val="en-US"/>
            <w:rPrChange w:id="935" w:author="Darcy Webber" w:date="2021-12-12T15:46:00Z">
              <w:rPr>
                <w:lang w:val="en-US"/>
              </w:rPr>
            </w:rPrChange>
          </w:rPr>
          <w:t>paste(</w:t>
        </w:r>
        <w:proofErr w:type="spellStart"/>
        <w:proofErr w:type="gramEnd"/>
        <w:r w:rsidR="006278C6" w:rsidRPr="00821B0A">
          <w:rPr>
            <w:rFonts w:ascii="Cambria Math" w:hAnsi="Cambria Math"/>
            <w:lang w:val="en-US"/>
            <w:rPrChange w:id="936" w:author="Darcy Webber" w:date="2021-12-12T15:46:00Z">
              <w:rPr>
                <w:lang w:val="en-US"/>
              </w:rPr>
            </w:rPrChange>
          </w:rPr>
          <w:t>stnd_cell_size</w:t>
        </w:r>
        <w:proofErr w:type="spellEnd"/>
        <w:r w:rsidR="006278C6" w:rsidRPr="00821B0A">
          <w:rPr>
            <w:rFonts w:ascii="Cambria Math" w:hAnsi="Cambria Math"/>
            <w:lang w:val="en-US"/>
            <w:rPrChange w:id="937" w:author="Darcy Webber" w:date="2021-12-12T15:46:00Z">
              <w:rPr>
                <w:lang w:val="en-US"/>
              </w:rPr>
            </w:rPrChange>
          </w:rPr>
          <w:t xml:space="preserve"> / 1000, collapse = ", "), "."))</w:t>
        </w:r>
      </w:ins>
    </w:p>
    <w:p w14:paraId="69A6BEDF" w14:textId="171E8B99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938" w:author="Darcy Webber" w:date="2021-12-12T12:41:00Z"/>
          <w:rFonts w:ascii="Cambria Math" w:hAnsi="Cambria Math"/>
          <w:lang w:val="en-US"/>
          <w:rPrChange w:id="939" w:author="Darcy Webber" w:date="2021-12-12T15:46:00Z">
            <w:rPr>
              <w:ins w:id="940" w:author="Darcy Webber" w:date="2021-12-12T12:41:00Z"/>
              <w:lang w:val="en-US"/>
            </w:rPr>
          </w:rPrChange>
        </w:rPr>
        <w:pPrChange w:id="941" w:author="Darcy Webber" w:date="2021-12-12T15:46:00Z">
          <w:pPr>
            <w:pStyle w:val="BodyText"/>
            <w:spacing w:after="0"/>
          </w:pPr>
        </w:pPrChange>
      </w:pPr>
      <w:ins w:id="942" w:author="Darcy Webber" w:date="2021-12-12T12:41:00Z">
        <w:r w:rsidRPr="00821B0A">
          <w:rPr>
            <w:rFonts w:ascii="Cambria Math" w:hAnsi="Cambria Math"/>
            <w:lang w:val="en-US"/>
            <w:rPrChange w:id="943" w:author="Darcy Webber" w:date="2021-12-12T15:46:00Z">
              <w:rPr>
                <w:lang w:val="en-US"/>
              </w:rPr>
            </w:rPrChange>
          </w:rPr>
          <w:t xml:space="preserve">  </w:t>
        </w:r>
      </w:ins>
      <w:ins w:id="944" w:author="Darcy Webber" w:date="2021-12-12T19:07:00Z">
        <w:r w:rsidR="005B6A7D">
          <w:rPr>
            <w:rFonts w:ascii="Cambria Math" w:hAnsi="Cambria Math"/>
            <w:lang w:val="en-US"/>
          </w:rPr>
          <w:t xml:space="preserve">  </w:t>
        </w:r>
      </w:ins>
      <w:ins w:id="945" w:author="Darcy Webber" w:date="2021-12-12T12:41:00Z">
        <w:r w:rsidRPr="00821B0A">
          <w:rPr>
            <w:rFonts w:ascii="Cambria Math" w:hAnsi="Cambria Math"/>
            <w:lang w:val="en-US"/>
            <w:rPrChange w:id="946" w:author="Darcy Webber" w:date="2021-12-12T15:46:00Z">
              <w:rPr>
                <w:lang w:val="en-US"/>
              </w:rPr>
            </w:rPrChange>
          </w:rPr>
          <w:t>}</w:t>
        </w:r>
      </w:ins>
    </w:p>
    <w:p w14:paraId="3CF55C89" w14:textId="77777777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947" w:author="Darcy Webber" w:date="2021-12-12T12:41:00Z"/>
          <w:rFonts w:ascii="Cambria Math" w:hAnsi="Cambria Math"/>
          <w:lang w:val="en-US"/>
          <w:rPrChange w:id="948" w:author="Darcy Webber" w:date="2021-12-12T15:46:00Z">
            <w:rPr>
              <w:ins w:id="949" w:author="Darcy Webber" w:date="2021-12-12T12:41:00Z"/>
              <w:lang w:val="en-US"/>
            </w:rPr>
          </w:rPrChange>
        </w:rPr>
        <w:pPrChange w:id="950" w:author="Darcy Webber" w:date="2021-12-12T15:46:00Z">
          <w:pPr>
            <w:pStyle w:val="BodyText"/>
            <w:spacing w:after="0"/>
          </w:pPr>
        </w:pPrChange>
      </w:pPr>
    </w:p>
    <w:p w14:paraId="2BEBC059" w14:textId="521078A8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951" w:author="Darcy Webber" w:date="2021-12-12T12:41:00Z"/>
          <w:rFonts w:ascii="Cambria Math" w:hAnsi="Cambria Math"/>
          <w:lang w:val="en-US"/>
          <w:rPrChange w:id="952" w:author="Darcy Webber" w:date="2021-12-12T15:46:00Z">
            <w:rPr>
              <w:ins w:id="953" w:author="Darcy Webber" w:date="2021-12-12T12:41:00Z"/>
              <w:lang w:val="en-US"/>
            </w:rPr>
          </w:rPrChange>
        </w:rPr>
        <w:pPrChange w:id="954" w:author="Darcy Webber" w:date="2021-12-12T15:46:00Z">
          <w:pPr>
            <w:pStyle w:val="BodyText"/>
            <w:spacing w:after="0"/>
          </w:pPr>
        </w:pPrChange>
      </w:pPr>
      <w:ins w:id="955" w:author="Darcy Webber" w:date="2021-12-12T12:41:00Z">
        <w:r w:rsidRPr="00821B0A">
          <w:rPr>
            <w:rFonts w:ascii="Cambria Math" w:hAnsi="Cambria Math"/>
            <w:lang w:val="en-US"/>
            <w:rPrChange w:id="956" w:author="Darcy Webber" w:date="2021-12-12T15:46:00Z">
              <w:rPr>
                <w:lang w:val="en-US"/>
              </w:rPr>
            </w:rPrChange>
          </w:rPr>
          <w:t xml:space="preserve">  </w:t>
        </w:r>
      </w:ins>
      <w:ins w:id="957" w:author="Darcy Webber" w:date="2021-12-12T19:07:00Z">
        <w:r w:rsidR="005B6A7D">
          <w:rPr>
            <w:rFonts w:ascii="Cambria Math" w:hAnsi="Cambria Math"/>
            <w:lang w:val="en-US"/>
          </w:rPr>
          <w:t xml:space="preserve">  </w:t>
        </w:r>
      </w:ins>
      <w:proofErr w:type="spellStart"/>
      <w:ins w:id="958" w:author="Darcy Webber" w:date="2021-12-12T12:41:00Z">
        <w:r w:rsidRPr="00821B0A">
          <w:rPr>
            <w:rFonts w:ascii="Cambria Math" w:hAnsi="Cambria Math"/>
            <w:lang w:val="en-US"/>
            <w:rPrChange w:id="959" w:author="Darcy Webber" w:date="2021-12-12T15:46:00Z">
              <w:rPr>
                <w:lang w:val="en-US"/>
              </w:rPr>
            </w:rPrChange>
          </w:rPr>
          <w:t>bb_xmin</w:t>
        </w:r>
        <w:proofErr w:type="spellEnd"/>
        <w:r w:rsidRPr="00821B0A">
          <w:rPr>
            <w:rFonts w:ascii="Cambria Math" w:hAnsi="Cambria Math"/>
            <w:lang w:val="en-US"/>
            <w:rPrChange w:id="960" w:author="Darcy Webber" w:date="2021-12-12T15:46:00Z">
              <w:rPr>
                <w:lang w:val="en-US"/>
              </w:rPr>
            </w:rPrChange>
          </w:rPr>
          <w:t xml:space="preserve"> &lt;- </w:t>
        </w:r>
        <w:proofErr w:type="spellStart"/>
        <w:proofErr w:type="gramStart"/>
        <w:r w:rsidRPr="00821B0A">
          <w:rPr>
            <w:rFonts w:ascii="Cambria Math" w:hAnsi="Cambria Math"/>
            <w:lang w:val="en-US"/>
            <w:rPrChange w:id="961" w:author="Darcy Webber" w:date="2021-12-12T15:46:00Z">
              <w:rPr>
                <w:lang w:val="en-US"/>
              </w:rPr>
            </w:rPrChange>
          </w:rPr>
          <w:t>as.numeric</w:t>
        </w:r>
        <w:proofErr w:type="spellEnd"/>
        <w:proofErr w:type="gramEnd"/>
        <w:r w:rsidRPr="00821B0A">
          <w:rPr>
            <w:rFonts w:ascii="Cambria Math" w:hAnsi="Cambria Math"/>
            <w:lang w:val="en-US"/>
            <w:rPrChange w:id="962" w:author="Darcy Webber" w:date="2021-12-12T15:46:00Z">
              <w:rPr>
                <w:lang w:val="en-US"/>
              </w:rPr>
            </w:rPrChange>
          </w:rPr>
          <w:t>(</w:t>
        </w:r>
        <w:proofErr w:type="spellStart"/>
        <w:r w:rsidRPr="00821B0A">
          <w:rPr>
            <w:rFonts w:ascii="Cambria Math" w:hAnsi="Cambria Math"/>
            <w:lang w:val="en-US"/>
            <w:rPrChange w:id="963" w:author="Darcy Webber" w:date="2021-12-12T15:46:00Z">
              <w:rPr>
                <w:lang w:val="en-US"/>
              </w:rPr>
            </w:rPrChange>
          </w:rPr>
          <w:t>bounding_box$xmin</w:t>
        </w:r>
        <w:proofErr w:type="spellEnd"/>
        <w:r w:rsidRPr="00821B0A">
          <w:rPr>
            <w:rFonts w:ascii="Cambria Math" w:hAnsi="Cambria Math"/>
            <w:lang w:val="en-US"/>
            <w:rPrChange w:id="964" w:author="Darcy Webber" w:date="2021-12-12T15:46:00Z">
              <w:rPr>
                <w:lang w:val="en-US"/>
              </w:rPr>
            </w:rPrChange>
          </w:rPr>
          <w:t>)</w:t>
        </w:r>
      </w:ins>
    </w:p>
    <w:p w14:paraId="0E3EE23D" w14:textId="30CFF373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965" w:author="Darcy Webber" w:date="2021-12-12T12:41:00Z"/>
          <w:rFonts w:ascii="Cambria Math" w:hAnsi="Cambria Math"/>
          <w:lang w:val="en-US"/>
          <w:rPrChange w:id="966" w:author="Darcy Webber" w:date="2021-12-12T15:46:00Z">
            <w:rPr>
              <w:ins w:id="967" w:author="Darcy Webber" w:date="2021-12-12T12:41:00Z"/>
              <w:lang w:val="en-US"/>
            </w:rPr>
          </w:rPrChange>
        </w:rPr>
        <w:pPrChange w:id="968" w:author="Darcy Webber" w:date="2021-12-12T15:46:00Z">
          <w:pPr>
            <w:pStyle w:val="BodyText"/>
            <w:spacing w:after="0"/>
          </w:pPr>
        </w:pPrChange>
      </w:pPr>
      <w:ins w:id="969" w:author="Darcy Webber" w:date="2021-12-12T12:41:00Z">
        <w:r w:rsidRPr="00821B0A">
          <w:rPr>
            <w:rFonts w:ascii="Cambria Math" w:hAnsi="Cambria Math"/>
            <w:lang w:val="en-US"/>
            <w:rPrChange w:id="970" w:author="Darcy Webber" w:date="2021-12-12T15:46:00Z">
              <w:rPr>
                <w:lang w:val="en-US"/>
              </w:rPr>
            </w:rPrChange>
          </w:rPr>
          <w:t xml:space="preserve"> </w:t>
        </w:r>
      </w:ins>
      <w:ins w:id="971" w:author="Darcy Webber" w:date="2021-12-12T19:07:00Z">
        <w:r w:rsidR="005B6A7D">
          <w:rPr>
            <w:rFonts w:ascii="Cambria Math" w:hAnsi="Cambria Math"/>
            <w:lang w:val="en-US"/>
          </w:rPr>
          <w:t xml:space="preserve">  </w:t>
        </w:r>
      </w:ins>
      <w:ins w:id="972" w:author="Darcy Webber" w:date="2021-12-12T12:41:00Z">
        <w:r w:rsidRPr="00821B0A">
          <w:rPr>
            <w:rFonts w:ascii="Cambria Math" w:hAnsi="Cambria Math"/>
            <w:lang w:val="en-US"/>
            <w:rPrChange w:id="973" w:author="Darcy Webber" w:date="2021-12-12T15:46:00Z">
              <w:rPr>
                <w:lang w:val="en-US"/>
              </w:rPr>
            </w:rPrChange>
          </w:rPr>
          <w:t xml:space="preserve"> </w:t>
        </w:r>
        <w:proofErr w:type="spellStart"/>
        <w:r w:rsidRPr="00821B0A">
          <w:rPr>
            <w:rFonts w:ascii="Cambria Math" w:hAnsi="Cambria Math"/>
            <w:lang w:val="en-US"/>
            <w:rPrChange w:id="974" w:author="Darcy Webber" w:date="2021-12-12T15:46:00Z">
              <w:rPr>
                <w:lang w:val="en-US"/>
              </w:rPr>
            </w:rPrChange>
          </w:rPr>
          <w:t>bb_xmax</w:t>
        </w:r>
        <w:proofErr w:type="spellEnd"/>
        <w:r w:rsidRPr="00821B0A">
          <w:rPr>
            <w:rFonts w:ascii="Cambria Math" w:hAnsi="Cambria Math"/>
            <w:lang w:val="en-US"/>
            <w:rPrChange w:id="975" w:author="Darcy Webber" w:date="2021-12-12T15:46:00Z">
              <w:rPr>
                <w:lang w:val="en-US"/>
              </w:rPr>
            </w:rPrChange>
          </w:rPr>
          <w:t xml:space="preserve"> &lt;- </w:t>
        </w:r>
        <w:proofErr w:type="spellStart"/>
        <w:proofErr w:type="gramStart"/>
        <w:r w:rsidRPr="00821B0A">
          <w:rPr>
            <w:rFonts w:ascii="Cambria Math" w:hAnsi="Cambria Math"/>
            <w:lang w:val="en-US"/>
            <w:rPrChange w:id="976" w:author="Darcy Webber" w:date="2021-12-12T15:46:00Z">
              <w:rPr>
                <w:lang w:val="en-US"/>
              </w:rPr>
            </w:rPrChange>
          </w:rPr>
          <w:t>as.numeric</w:t>
        </w:r>
        <w:proofErr w:type="spellEnd"/>
        <w:proofErr w:type="gramEnd"/>
        <w:r w:rsidRPr="00821B0A">
          <w:rPr>
            <w:rFonts w:ascii="Cambria Math" w:hAnsi="Cambria Math"/>
            <w:lang w:val="en-US"/>
            <w:rPrChange w:id="977" w:author="Darcy Webber" w:date="2021-12-12T15:46:00Z">
              <w:rPr>
                <w:lang w:val="en-US"/>
              </w:rPr>
            </w:rPrChange>
          </w:rPr>
          <w:t>(</w:t>
        </w:r>
        <w:proofErr w:type="spellStart"/>
        <w:r w:rsidRPr="00821B0A">
          <w:rPr>
            <w:rFonts w:ascii="Cambria Math" w:hAnsi="Cambria Math"/>
            <w:lang w:val="en-US"/>
            <w:rPrChange w:id="978" w:author="Darcy Webber" w:date="2021-12-12T15:46:00Z">
              <w:rPr>
                <w:lang w:val="en-US"/>
              </w:rPr>
            </w:rPrChange>
          </w:rPr>
          <w:t>bounding_box$xmax</w:t>
        </w:r>
        <w:proofErr w:type="spellEnd"/>
        <w:r w:rsidRPr="00821B0A">
          <w:rPr>
            <w:rFonts w:ascii="Cambria Math" w:hAnsi="Cambria Math"/>
            <w:lang w:val="en-US"/>
            <w:rPrChange w:id="979" w:author="Darcy Webber" w:date="2021-12-12T15:46:00Z">
              <w:rPr>
                <w:lang w:val="en-US"/>
              </w:rPr>
            </w:rPrChange>
          </w:rPr>
          <w:t>)</w:t>
        </w:r>
      </w:ins>
    </w:p>
    <w:p w14:paraId="1D79F1B7" w14:textId="56ED6521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980" w:author="Darcy Webber" w:date="2021-12-12T12:41:00Z"/>
          <w:rFonts w:ascii="Cambria Math" w:hAnsi="Cambria Math"/>
          <w:lang w:val="en-US"/>
          <w:rPrChange w:id="981" w:author="Darcy Webber" w:date="2021-12-12T15:46:00Z">
            <w:rPr>
              <w:ins w:id="982" w:author="Darcy Webber" w:date="2021-12-12T12:41:00Z"/>
              <w:lang w:val="en-US"/>
            </w:rPr>
          </w:rPrChange>
        </w:rPr>
        <w:pPrChange w:id="983" w:author="Darcy Webber" w:date="2021-12-12T15:46:00Z">
          <w:pPr>
            <w:pStyle w:val="BodyText"/>
            <w:spacing w:after="0"/>
          </w:pPr>
        </w:pPrChange>
      </w:pPr>
      <w:ins w:id="984" w:author="Darcy Webber" w:date="2021-12-12T12:41:00Z">
        <w:r w:rsidRPr="00821B0A">
          <w:rPr>
            <w:rFonts w:ascii="Cambria Math" w:hAnsi="Cambria Math"/>
            <w:lang w:val="en-US"/>
            <w:rPrChange w:id="985" w:author="Darcy Webber" w:date="2021-12-12T15:46:00Z">
              <w:rPr>
                <w:lang w:val="en-US"/>
              </w:rPr>
            </w:rPrChange>
          </w:rPr>
          <w:t xml:space="preserve">  </w:t>
        </w:r>
      </w:ins>
      <w:ins w:id="986" w:author="Darcy Webber" w:date="2021-12-12T19:07:00Z">
        <w:r w:rsidR="005B6A7D">
          <w:rPr>
            <w:rFonts w:ascii="Cambria Math" w:hAnsi="Cambria Math"/>
            <w:lang w:val="en-US"/>
          </w:rPr>
          <w:t xml:space="preserve">  </w:t>
        </w:r>
      </w:ins>
      <w:proofErr w:type="spellStart"/>
      <w:ins w:id="987" w:author="Darcy Webber" w:date="2021-12-12T12:41:00Z">
        <w:r w:rsidRPr="00821B0A">
          <w:rPr>
            <w:rFonts w:ascii="Cambria Math" w:hAnsi="Cambria Math"/>
            <w:lang w:val="en-US"/>
            <w:rPrChange w:id="988" w:author="Darcy Webber" w:date="2021-12-12T15:46:00Z">
              <w:rPr>
                <w:lang w:val="en-US"/>
              </w:rPr>
            </w:rPrChange>
          </w:rPr>
          <w:t>bb_ymin</w:t>
        </w:r>
        <w:proofErr w:type="spellEnd"/>
        <w:r w:rsidRPr="00821B0A">
          <w:rPr>
            <w:rFonts w:ascii="Cambria Math" w:hAnsi="Cambria Math"/>
            <w:lang w:val="en-US"/>
            <w:rPrChange w:id="989" w:author="Darcy Webber" w:date="2021-12-12T15:46:00Z">
              <w:rPr>
                <w:lang w:val="en-US"/>
              </w:rPr>
            </w:rPrChange>
          </w:rPr>
          <w:t xml:space="preserve"> &lt;- </w:t>
        </w:r>
        <w:proofErr w:type="spellStart"/>
        <w:proofErr w:type="gramStart"/>
        <w:r w:rsidRPr="00821B0A">
          <w:rPr>
            <w:rFonts w:ascii="Cambria Math" w:hAnsi="Cambria Math"/>
            <w:lang w:val="en-US"/>
            <w:rPrChange w:id="990" w:author="Darcy Webber" w:date="2021-12-12T15:46:00Z">
              <w:rPr>
                <w:lang w:val="en-US"/>
              </w:rPr>
            </w:rPrChange>
          </w:rPr>
          <w:t>as.numeric</w:t>
        </w:r>
        <w:proofErr w:type="spellEnd"/>
        <w:proofErr w:type="gramEnd"/>
        <w:r w:rsidRPr="00821B0A">
          <w:rPr>
            <w:rFonts w:ascii="Cambria Math" w:hAnsi="Cambria Math"/>
            <w:lang w:val="en-US"/>
            <w:rPrChange w:id="991" w:author="Darcy Webber" w:date="2021-12-12T15:46:00Z">
              <w:rPr>
                <w:lang w:val="en-US"/>
              </w:rPr>
            </w:rPrChange>
          </w:rPr>
          <w:t>(</w:t>
        </w:r>
        <w:proofErr w:type="spellStart"/>
        <w:r w:rsidRPr="00821B0A">
          <w:rPr>
            <w:rFonts w:ascii="Cambria Math" w:hAnsi="Cambria Math"/>
            <w:lang w:val="en-US"/>
            <w:rPrChange w:id="992" w:author="Darcy Webber" w:date="2021-12-12T15:46:00Z">
              <w:rPr>
                <w:lang w:val="en-US"/>
              </w:rPr>
            </w:rPrChange>
          </w:rPr>
          <w:t>bounding_box$ymin</w:t>
        </w:r>
        <w:proofErr w:type="spellEnd"/>
        <w:r w:rsidRPr="00821B0A">
          <w:rPr>
            <w:rFonts w:ascii="Cambria Math" w:hAnsi="Cambria Math"/>
            <w:lang w:val="en-US"/>
            <w:rPrChange w:id="993" w:author="Darcy Webber" w:date="2021-12-12T15:46:00Z">
              <w:rPr>
                <w:lang w:val="en-US"/>
              </w:rPr>
            </w:rPrChange>
          </w:rPr>
          <w:t>)</w:t>
        </w:r>
      </w:ins>
    </w:p>
    <w:p w14:paraId="6A3AABC1" w14:textId="41B35B47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994" w:author="Darcy Webber" w:date="2021-12-12T12:41:00Z"/>
          <w:rFonts w:ascii="Cambria Math" w:hAnsi="Cambria Math"/>
          <w:lang w:val="en-US"/>
          <w:rPrChange w:id="995" w:author="Darcy Webber" w:date="2021-12-12T15:46:00Z">
            <w:rPr>
              <w:ins w:id="996" w:author="Darcy Webber" w:date="2021-12-12T12:41:00Z"/>
              <w:lang w:val="en-US"/>
            </w:rPr>
          </w:rPrChange>
        </w:rPr>
        <w:pPrChange w:id="997" w:author="Darcy Webber" w:date="2021-12-12T15:46:00Z">
          <w:pPr>
            <w:pStyle w:val="BodyText"/>
            <w:spacing w:after="0"/>
          </w:pPr>
        </w:pPrChange>
      </w:pPr>
      <w:ins w:id="998" w:author="Darcy Webber" w:date="2021-12-12T12:41:00Z">
        <w:r w:rsidRPr="00821B0A">
          <w:rPr>
            <w:rFonts w:ascii="Cambria Math" w:hAnsi="Cambria Math"/>
            <w:lang w:val="en-US"/>
            <w:rPrChange w:id="999" w:author="Darcy Webber" w:date="2021-12-12T15:46:00Z">
              <w:rPr>
                <w:lang w:val="en-US"/>
              </w:rPr>
            </w:rPrChange>
          </w:rPr>
          <w:t xml:space="preserve">  </w:t>
        </w:r>
      </w:ins>
      <w:ins w:id="1000" w:author="Darcy Webber" w:date="2021-12-12T19:07:00Z">
        <w:r w:rsidR="005B6A7D">
          <w:rPr>
            <w:rFonts w:ascii="Cambria Math" w:hAnsi="Cambria Math"/>
            <w:lang w:val="en-US"/>
          </w:rPr>
          <w:t xml:space="preserve">  </w:t>
        </w:r>
      </w:ins>
      <w:proofErr w:type="spellStart"/>
      <w:ins w:id="1001" w:author="Darcy Webber" w:date="2021-12-12T12:41:00Z">
        <w:r w:rsidRPr="00821B0A">
          <w:rPr>
            <w:rFonts w:ascii="Cambria Math" w:hAnsi="Cambria Math"/>
            <w:lang w:val="en-US"/>
            <w:rPrChange w:id="1002" w:author="Darcy Webber" w:date="2021-12-12T15:46:00Z">
              <w:rPr>
                <w:lang w:val="en-US"/>
              </w:rPr>
            </w:rPrChange>
          </w:rPr>
          <w:t>bb_ymax</w:t>
        </w:r>
        <w:proofErr w:type="spellEnd"/>
        <w:r w:rsidRPr="00821B0A">
          <w:rPr>
            <w:rFonts w:ascii="Cambria Math" w:hAnsi="Cambria Math"/>
            <w:lang w:val="en-US"/>
            <w:rPrChange w:id="1003" w:author="Darcy Webber" w:date="2021-12-12T15:46:00Z">
              <w:rPr>
                <w:lang w:val="en-US"/>
              </w:rPr>
            </w:rPrChange>
          </w:rPr>
          <w:t xml:space="preserve"> &lt;- </w:t>
        </w:r>
        <w:proofErr w:type="spellStart"/>
        <w:proofErr w:type="gramStart"/>
        <w:r w:rsidRPr="00821B0A">
          <w:rPr>
            <w:rFonts w:ascii="Cambria Math" w:hAnsi="Cambria Math"/>
            <w:lang w:val="en-US"/>
            <w:rPrChange w:id="1004" w:author="Darcy Webber" w:date="2021-12-12T15:46:00Z">
              <w:rPr>
                <w:lang w:val="en-US"/>
              </w:rPr>
            </w:rPrChange>
          </w:rPr>
          <w:t>as.numeric</w:t>
        </w:r>
        <w:proofErr w:type="spellEnd"/>
        <w:proofErr w:type="gramEnd"/>
        <w:r w:rsidRPr="00821B0A">
          <w:rPr>
            <w:rFonts w:ascii="Cambria Math" w:hAnsi="Cambria Math"/>
            <w:lang w:val="en-US"/>
            <w:rPrChange w:id="1005" w:author="Darcy Webber" w:date="2021-12-12T15:46:00Z">
              <w:rPr>
                <w:lang w:val="en-US"/>
              </w:rPr>
            </w:rPrChange>
          </w:rPr>
          <w:t>(</w:t>
        </w:r>
        <w:proofErr w:type="spellStart"/>
        <w:r w:rsidRPr="00821B0A">
          <w:rPr>
            <w:rFonts w:ascii="Cambria Math" w:hAnsi="Cambria Math"/>
            <w:lang w:val="en-US"/>
            <w:rPrChange w:id="1006" w:author="Darcy Webber" w:date="2021-12-12T15:46:00Z">
              <w:rPr>
                <w:lang w:val="en-US"/>
              </w:rPr>
            </w:rPrChange>
          </w:rPr>
          <w:t>bounding_box$ymax</w:t>
        </w:r>
        <w:proofErr w:type="spellEnd"/>
        <w:r w:rsidRPr="00821B0A">
          <w:rPr>
            <w:rFonts w:ascii="Cambria Math" w:hAnsi="Cambria Math"/>
            <w:lang w:val="en-US"/>
            <w:rPrChange w:id="1007" w:author="Darcy Webber" w:date="2021-12-12T15:46:00Z">
              <w:rPr>
                <w:lang w:val="en-US"/>
              </w:rPr>
            </w:rPrChange>
          </w:rPr>
          <w:t>)</w:t>
        </w:r>
      </w:ins>
    </w:p>
    <w:p w14:paraId="67DC06BE" w14:textId="77777777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1008" w:author="Darcy Webber" w:date="2021-12-12T12:41:00Z"/>
          <w:rFonts w:ascii="Cambria Math" w:hAnsi="Cambria Math"/>
          <w:lang w:val="en-US"/>
          <w:rPrChange w:id="1009" w:author="Darcy Webber" w:date="2021-12-12T15:46:00Z">
            <w:rPr>
              <w:ins w:id="1010" w:author="Darcy Webber" w:date="2021-12-12T12:41:00Z"/>
              <w:lang w:val="en-US"/>
            </w:rPr>
          </w:rPrChange>
        </w:rPr>
        <w:pPrChange w:id="1011" w:author="Darcy Webber" w:date="2021-12-12T15:46:00Z">
          <w:pPr>
            <w:pStyle w:val="BodyText"/>
            <w:spacing w:after="0"/>
          </w:pPr>
        </w:pPrChange>
      </w:pPr>
      <w:ins w:id="1012" w:author="Darcy Webber" w:date="2021-12-12T12:41:00Z">
        <w:r w:rsidRPr="00821B0A">
          <w:rPr>
            <w:rFonts w:ascii="Cambria Math" w:hAnsi="Cambria Math"/>
            <w:lang w:val="en-US"/>
            <w:rPrChange w:id="1013" w:author="Darcy Webber" w:date="2021-12-12T15:46:00Z">
              <w:rPr>
                <w:lang w:val="en-US"/>
              </w:rPr>
            </w:rPrChange>
          </w:rPr>
          <w:t xml:space="preserve">  </w:t>
        </w:r>
      </w:ins>
    </w:p>
    <w:p w14:paraId="7EFB9BFC" w14:textId="76ACDB17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1014" w:author="Darcy Webber" w:date="2021-12-12T12:41:00Z"/>
          <w:rFonts w:ascii="Cambria Math" w:hAnsi="Cambria Math"/>
          <w:lang w:val="en-US"/>
          <w:rPrChange w:id="1015" w:author="Darcy Webber" w:date="2021-12-12T15:46:00Z">
            <w:rPr>
              <w:ins w:id="1016" w:author="Darcy Webber" w:date="2021-12-12T12:41:00Z"/>
              <w:lang w:val="en-US"/>
            </w:rPr>
          </w:rPrChange>
        </w:rPr>
        <w:pPrChange w:id="1017" w:author="Darcy Webber" w:date="2021-12-12T15:46:00Z">
          <w:pPr>
            <w:pStyle w:val="BodyText"/>
            <w:spacing w:after="0"/>
          </w:pPr>
        </w:pPrChange>
      </w:pPr>
      <w:ins w:id="1018" w:author="Darcy Webber" w:date="2021-12-12T12:41:00Z">
        <w:r w:rsidRPr="00821B0A">
          <w:rPr>
            <w:rFonts w:ascii="Cambria Math" w:hAnsi="Cambria Math"/>
            <w:lang w:val="en-US"/>
            <w:rPrChange w:id="1019" w:author="Darcy Webber" w:date="2021-12-12T15:46:00Z">
              <w:rPr>
                <w:lang w:val="en-US"/>
              </w:rPr>
            </w:rPrChange>
          </w:rPr>
          <w:t xml:space="preserve">  </w:t>
        </w:r>
      </w:ins>
      <w:ins w:id="1020" w:author="Darcy Webber" w:date="2021-12-12T19:08:00Z">
        <w:r w:rsidR="005B6A7D">
          <w:rPr>
            <w:rFonts w:ascii="Cambria Math" w:hAnsi="Cambria Math"/>
            <w:lang w:val="en-US"/>
          </w:rPr>
          <w:t xml:space="preserve">  </w:t>
        </w:r>
      </w:ins>
      <w:ins w:id="1021" w:author="Darcy Webber" w:date="2021-12-12T12:41:00Z">
        <w:r w:rsidRPr="00821B0A">
          <w:rPr>
            <w:rFonts w:ascii="Cambria Math" w:hAnsi="Cambria Math"/>
            <w:lang w:val="en-US"/>
            <w:rPrChange w:id="1022" w:author="Darcy Webber" w:date="2021-12-12T15:46:00Z">
              <w:rPr>
                <w:lang w:val="en-US"/>
              </w:rPr>
            </w:rPrChange>
          </w:rPr>
          <w:t xml:space="preserve">x &lt;- </w:t>
        </w:r>
        <w:proofErr w:type="spellStart"/>
        <w:proofErr w:type="gramStart"/>
        <w:r w:rsidRPr="00821B0A">
          <w:rPr>
            <w:rFonts w:ascii="Cambria Math" w:hAnsi="Cambria Math"/>
            <w:lang w:val="en-US"/>
            <w:rPrChange w:id="1023" w:author="Darcy Webber" w:date="2021-12-12T15:46:00Z">
              <w:rPr>
                <w:lang w:val="en-US"/>
              </w:rPr>
            </w:rPrChange>
          </w:rPr>
          <w:t>data.frame</w:t>
        </w:r>
        <w:proofErr w:type="spellEnd"/>
        <w:proofErr w:type="gramEnd"/>
        <w:r w:rsidRPr="00821B0A">
          <w:rPr>
            <w:rFonts w:ascii="Cambria Math" w:hAnsi="Cambria Math"/>
            <w:lang w:val="en-US"/>
            <w:rPrChange w:id="1024" w:author="Darcy Webber" w:date="2021-12-12T15:46:00Z">
              <w:rPr>
                <w:lang w:val="en-US"/>
              </w:rPr>
            </w:rPrChange>
          </w:rPr>
          <w:t>(</w:t>
        </w:r>
        <w:proofErr w:type="spellStart"/>
        <w:r w:rsidRPr="00821B0A">
          <w:rPr>
            <w:rFonts w:ascii="Cambria Math" w:hAnsi="Cambria Math"/>
            <w:lang w:val="en-US"/>
            <w:rPrChange w:id="1025" w:author="Darcy Webber" w:date="2021-12-12T15:46:00Z">
              <w:rPr>
                <w:lang w:val="en-US"/>
              </w:rPr>
            </w:rPrChange>
          </w:rPr>
          <w:t>cell_size_m</w:t>
        </w:r>
        <w:proofErr w:type="spellEnd"/>
        <w:r w:rsidRPr="00821B0A">
          <w:rPr>
            <w:rFonts w:ascii="Cambria Math" w:hAnsi="Cambria Math"/>
            <w:lang w:val="en-US"/>
            <w:rPrChange w:id="1026" w:author="Darcy Webber" w:date="2021-12-12T15:46:00Z">
              <w:rPr>
                <w:lang w:val="en-US"/>
              </w:rPr>
            </w:rPrChange>
          </w:rPr>
          <w:t xml:space="preserve"> = </w:t>
        </w:r>
        <w:proofErr w:type="spellStart"/>
        <w:r w:rsidRPr="00821B0A">
          <w:rPr>
            <w:rFonts w:ascii="Cambria Math" w:hAnsi="Cambria Math"/>
            <w:lang w:val="en-US"/>
            <w:rPrChange w:id="1027" w:author="Darcy Webber" w:date="2021-12-12T15:46:00Z">
              <w:rPr>
                <w:lang w:val="en-US"/>
              </w:rPr>
            </w:rPrChange>
          </w:rPr>
          <w:t>cell_size_m</w:t>
        </w:r>
        <w:proofErr w:type="spellEnd"/>
        <w:r w:rsidRPr="00821B0A">
          <w:rPr>
            <w:rFonts w:ascii="Cambria Math" w:hAnsi="Cambria Math"/>
            <w:lang w:val="en-US"/>
            <w:rPrChange w:id="1028" w:author="Darcy Webber" w:date="2021-12-12T15:46:00Z">
              <w:rPr>
                <w:lang w:val="en-US"/>
              </w:rPr>
            </w:rPrChange>
          </w:rPr>
          <w:t>,</w:t>
        </w:r>
      </w:ins>
    </w:p>
    <w:p w14:paraId="159C0125" w14:textId="77777777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1029" w:author="Darcy Webber" w:date="2021-12-12T12:41:00Z"/>
          <w:rFonts w:ascii="Cambria Math" w:hAnsi="Cambria Math"/>
          <w:lang w:val="en-US"/>
          <w:rPrChange w:id="1030" w:author="Darcy Webber" w:date="2021-12-12T15:46:00Z">
            <w:rPr>
              <w:ins w:id="1031" w:author="Darcy Webber" w:date="2021-12-12T12:41:00Z"/>
              <w:lang w:val="en-US"/>
            </w:rPr>
          </w:rPrChange>
        </w:rPr>
        <w:pPrChange w:id="1032" w:author="Darcy Webber" w:date="2021-12-12T15:46:00Z">
          <w:pPr>
            <w:pStyle w:val="BodyText"/>
            <w:spacing w:after="0"/>
          </w:pPr>
        </w:pPrChange>
      </w:pPr>
      <w:ins w:id="1033" w:author="Darcy Webber" w:date="2021-12-12T12:41:00Z">
        <w:r w:rsidRPr="00821B0A">
          <w:rPr>
            <w:rFonts w:ascii="Cambria Math" w:hAnsi="Cambria Math"/>
            <w:lang w:val="en-US"/>
            <w:rPrChange w:id="1034" w:author="Darcy Webber" w:date="2021-12-12T15:46:00Z">
              <w:rPr>
                <w:lang w:val="en-US"/>
              </w:rPr>
            </w:rPrChange>
          </w:rPr>
          <w:t xml:space="preserve">                  cell_size_m2 = cell_size_m^2,</w:t>
        </w:r>
      </w:ins>
    </w:p>
    <w:p w14:paraId="1CE49FD1" w14:textId="77777777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1035" w:author="Darcy Webber" w:date="2021-12-12T12:41:00Z"/>
          <w:rFonts w:ascii="Cambria Math" w:hAnsi="Cambria Math"/>
          <w:lang w:val="en-US"/>
          <w:rPrChange w:id="1036" w:author="Darcy Webber" w:date="2021-12-12T15:46:00Z">
            <w:rPr>
              <w:ins w:id="1037" w:author="Darcy Webber" w:date="2021-12-12T12:41:00Z"/>
              <w:lang w:val="en-US"/>
            </w:rPr>
          </w:rPrChange>
        </w:rPr>
        <w:pPrChange w:id="1038" w:author="Darcy Webber" w:date="2021-12-12T15:46:00Z">
          <w:pPr>
            <w:pStyle w:val="BodyText"/>
            <w:spacing w:after="0"/>
          </w:pPr>
        </w:pPrChange>
      </w:pPr>
      <w:ins w:id="1039" w:author="Darcy Webber" w:date="2021-12-12T12:41:00Z">
        <w:r w:rsidRPr="00821B0A">
          <w:rPr>
            <w:rFonts w:ascii="Cambria Math" w:hAnsi="Cambria Math"/>
            <w:lang w:val="en-US"/>
            <w:rPrChange w:id="1040" w:author="Darcy Webber" w:date="2021-12-12T15:46:00Z">
              <w:rPr>
                <w:lang w:val="en-US"/>
              </w:rPr>
            </w:rPrChange>
          </w:rPr>
          <w:t xml:space="preserve">                  </w:t>
        </w:r>
        <w:proofErr w:type="spellStart"/>
        <w:r w:rsidRPr="00821B0A">
          <w:rPr>
            <w:rFonts w:ascii="Cambria Math" w:hAnsi="Cambria Math"/>
            <w:lang w:val="en-US"/>
            <w:rPrChange w:id="1041" w:author="Darcy Webber" w:date="2021-12-12T15:46:00Z">
              <w:rPr>
                <w:lang w:val="en-US"/>
              </w:rPr>
            </w:rPrChange>
          </w:rPr>
          <w:t>grid_size_km</w:t>
        </w:r>
        <w:proofErr w:type="spellEnd"/>
        <w:r w:rsidRPr="00821B0A">
          <w:rPr>
            <w:rFonts w:ascii="Cambria Math" w:hAnsi="Cambria Math"/>
            <w:lang w:val="en-US"/>
            <w:rPrChange w:id="1042" w:author="Darcy Webber" w:date="2021-12-12T15:46:00Z">
              <w:rPr>
                <w:lang w:val="en-US"/>
              </w:rPr>
            </w:rPrChange>
          </w:rPr>
          <w:t xml:space="preserve"> = </w:t>
        </w:r>
        <w:proofErr w:type="spellStart"/>
        <w:r w:rsidRPr="00821B0A">
          <w:rPr>
            <w:rFonts w:ascii="Cambria Math" w:hAnsi="Cambria Math"/>
            <w:lang w:val="en-US"/>
            <w:rPrChange w:id="1043" w:author="Darcy Webber" w:date="2021-12-12T15:46:00Z">
              <w:rPr>
                <w:lang w:val="en-US"/>
              </w:rPr>
            </w:rPrChange>
          </w:rPr>
          <w:t>cell_size</w:t>
        </w:r>
        <w:proofErr w:type="spellEnd"/>
        <w:r w:rsidRPr="00821B0A">
          <w:rPr>
            <w:rFonts w:ascii="Cambria Math" w:hAnsi="Cambria Math"/>
            <w:lang w:val="en-US"/>
            <w:rPrChange w:id="1044" w:author="Darcy Webber" w:date="2021-12-12T15:46:00Z">
              <w:rPr>
                <w:lang w:val="en-US"/>
              </w:rPr>
            </w:rPrChange>
          </w:rPr>
          <w:t xml:space="preserve">, </w:t>
        </w:r>
      </w:ins>
    </w:p>
    <w:p w14:paraId="09D3D152" w14:textId="77777777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1045" w:author="Darcy Webber" w:date="2021-12-12T12:41:00Z"/>
          <w:rFonts w:ascii="Cambria Math" w:hAnsi="Cambria Math"/>
          <w:lang w:val="en-US"/>
          <w:rPrChange w:id="1046" w:author="Darcy Webber" w:date="2021-12-12T15:46:00Z">
            <w:rPr>
              <w:ins w:id="1047" w:author="Darcy Webber" w:date="2021-12-12T12:41:00Z"/>
              <w:lang w:val="en-US"/>
            </w:rPr>
          </w:rPrChange>
        </w:rPr>
        <w:pPrChange w:id="1048" w:author="Darcy Webber" w:date="2021-12-12T15:46:00Z">
          <w:pPr>
            <w:pStyle w:val="BodyText"/>
            <w:spacing w:after="0"/>
          </w:pPr>
        </w:pPrChange>
      </w:pPr>
      <w:ins w:id="1049" w:author="Darcy Webber" w:date="2021-12-12T12:41:00Z">
        <w:r w:rsidRPr="00821B0A">
          <w:rPr>
            <w:rFonts w:ascii="Cambria Math" w:hAnsi="Cambria Math"/>
            <w:lang w:val="en-US"/>
            <w:rPrChange w:id="1050" w:author="Darcy Webber" w:date="2021-12-12T15:46:00Z">
              <w:rPr>
                <w:lang w:val="en-US"/>
              </w:rPr>
            </w:rPrChange>
          </w:rPr>
          <w:t xml:space="preserve">                  grid_size_km2 = cell_size^2, </w:t>
        </w:r>
      </w:ins>
    </w:p>
    <w:p w14:paraId="1E11F9B4" w14:textId="77777777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1051" w:author="Darcy Webber" w:date="2021-12-12T12:41:00Z"/>
          <w:rFonts w:ascii="Cambria Math" w:hAnsi="Cambria Math"/>
          <w:lang w:val="en-US"/>
          <w:rPrChange w:id="1052" w:author="Darcy Webber" w:date="2021-12-12T15:46:00Z">
            <w:rPr>
              <w:ins w:id="1053" w:author="Darcy Webber" w:date="2021-12-12T12:41:00Z"/>
              <w:lang w:val="en-US"/>
            </w:rPr>
          </w:rPrChange>
        </w:rPr>
        <w:pPrChange w:id="1054" w:author="Darcy Webber" w:date="2021-12-12T15:46:00Z">
          <w:pPr>
            <w:pStyle w:val="BodyText"/>
            <w:spacing w:after="0"/>
          </w:pPr>
        </w:pPrChange>
      </w:pPr>
      <w:ins w:id="1055" w:author="Darcy Webber" w:date="2021-12-12T12:41:00Z">
        <w:r w:rsidRPr="00821B0A">
          <w:rPr>
            <w:rFonts w:ascii="Cambria Math" w:hAnsi="Cambria Math"/>
            <w:lang w:val="en-US"/>
            <w:rPrChange w:id="1056" w:author="Darcy Webber" w:date="2021-12-12T15:46:00Z">
              <w:rPr>
                <w:lang w:val="en-US"/>
              </w:rPr>
            </w:rPrChange>
          </w:rPr>
          <w:t xml:space="preserve">                  </w:t>
        </w:r>
        <w:proofErr w:type="spellStart"/>
        <w:r w:rsidRPr="00821B0A">
          <w:rPr>
            <w:rFonts w:ascii="Cambria Math" w:hAnsi="Cambria Math"/>
            <w:lang w:val="en-US"/>
            <w:rPrChange w:id="1057" w:author="Darcy Webber" w:date="2021-12-12T15:46:00Z">
              <w:rPr>
                <w:lang w:val="en-US"/>
              </w:rPr>
            </w:rPrChange>
          </w:rPr>
          <w:t>xmin</w:t>
        </w:r>
        <w:proofErr w:type="spellEnd"/>
        <w:r w:rsidRPr="00821B0A">
          <w:rPr>
            <w:rFonts w:ascii="Cambria Math" w:hAnsi="Cambria Math"/>
            <w:lang w:val="en-US"/>
            <w:rPrChange w:id="1058" w:author="Darcy Webber" w:date="2021-12-12T15:46:00Z">
              <w:rPr>
                <w:lang w:val="en-US"/>
              </w:rPr>
            </w:rPrChange>
          </w:rPr>
          <w:t xml:space="preserve"> = -</w:t>
        </w:r>
        <w:proofErr w:type="gramStart"/>
        <w:r w:rsidRPr="00821B0A">
          <w:rPr>
            <w:rFonts w:ascii="Cambria Math" w:hAnsi="Cambria Math"/>
            <w:lang w:val="en-US"/>
            <w:rPrChange w:id="1059" w:author="Darcy Webber" w:date="2021-12-12T15:46:00Z">
              <w:rPr>
                <w:lang w:val="en-US"/>
              </w:rPr>
            </w:rPrChange>
          </w:rPr>
          <w:t>ceiling(</w:t>
        </w:r>
        <w:proofErr w:type="gramEnd"/>
        <w:r w:rsidRPr="00821B0A">
          <w:rPr>
            <w:rFonts w:ascii="Cambria Math" w:hAnsi="Cambria Math"/>
            <w:lang w:val="en-US"/>
            <w:rPrChange w:id="1060" w:author="Darcy Webber" w:date="2021-12-12T15:46:00Z">
              <w:rPr>
                <w:lang w:val="en-US"/>
              </w:rPr>
            </w:rPrChange>
          </w:rPr>
          <w:t>(-</w:t>
        </w:r>
        <w:proofErr w:type="spellStart"/>
        <w:r w:rsidRPr="00821B0A">
          <w:rPr>
            <w:rFonts w:ascii="Cambria Math" w:hAnsi="Cambria Math"/>
            <w:lang w:val="en-US"/>
            <w:rPrChange w:id="1061" w:author="Darcy Webber" w:date="2021-12-12T15:46:00Z">
              <w:rPr>
                <w:lang w:val="en-US"/>
              </w:rPr>
            </w:rPrChange>
          </w:rPr>
          <w:t>bb_xmin</w:t>
        </w:r>
        <w:proofErr w:type="spellEnd"/>
        <w:r w:rsidRPr="00821B0A">
          <w:rPr>
            <w:rFonts w:ascii="Cambria Math" w:hAnsi="Cambria Math"/>
            <w:lang w:val="en-US"/>
            <w:rPrChange w:id="1062" w:author="Darcy Webber" w:date="2021-12-12T15:46:00Z">
              <w:rPr>
                <w:lang w:val="en-US"/>
              </w:rPr>
            </w:rPrChange>
          </w:rPr>
          <w:t xml:space="preserve"> - anchor[1]) / </w:t>
        </w:r>
        <w:proofErr w:type="spellStart"/>
        <w:r w:rsidRPr="00821B0A">
          <w:rPr>
            <w:rFonts w:ascii="Cambria Math" w:hAnsi="Cambria Math"/>
            <w:lang w:val="en-US"/>
            <w:rPrChange w:id="1063" w:author="Darcy Webber" w:date="2021-12-12T15:46:00Z">
              <w:rPr>
                <w:lang w:val="en-US"/>
              </w:rPr>
            </w:rPrChange>
          </w:rPr>
          <w:t>cell_size_m</w:t>
        </w:r>
        <w:proofErr w:type="spellEnd"/>
        <w:r w:rsidRPr="00821B0A">
          <w:rPr>
            <w:rFonts w:ascii="Cambria Math" w:hAnsi="Cambria Math"/>
            <w:lang w:val="en-US"/>
            <w:rPrChange w:id="1064" w:author="Darcy Webber" w:date="2021-12-12T15:46:00Z">
              <w:rPr>
                <w:lang w:val="en-US"/>
              </w:rPr>
            </w:rPrChange>
          </w:rPr>
          <w:t xml:space="preserve">) * </w:t>
        </w:r>
        <w:proofErr w:type="spellStart"/>
        <w:r w:rsidRPr="00821B0A">
          <w:rPr>
            <w:rFonts w:ascii="Cambria Math" w:hAnsi="Cambria Math"/>
            <w:lang w:val="en-US"/>
            <w:rPrChange w:id="1065" w:author="Darcy Webber" w:date="2021-12-12T15:46:00Z">
              <w:rPr>
                <w:lang w:val="en-US"/>
              </w:rPr>
            </w:rPrChange>
          </w:rPr>
          <w:t>cell_size_m</w:t>
        </w:r>
        <w:proofErr w:type="spellEnd"/>
        <w:r w:rsidRPr="00821B0A">
          <w:rPr>
            <w:rFonts w:ascii="Cambria Math" w:hAnsi="Cambria Math"/>
            <w:lang w:val="en-US"/>
            <w:rPrChange w:id="1066" w:author="Darcy Webber" w:date="2021-12-12T15:46:00Z">
              <w:rPr>
                <w:lang w:val="en-US"/>
              </w:rPr>
            </w:rPrChange>
          </w:rPr>
          <w:t xml:space="preserve"> - anchor[1],</w:t>
        </w:r>
      </w:ins>
    </w:p>
    <w:p w14:paraId="32A529BC" w14:textId="77777777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1067" w:author="Darcy Webber" w:date="2021-12-12T12:41:00Z"/>
          <w:rFonts w:ascii="Cambria Math" w:hAnsi="Cambria Math"/>
          <w:lang w:val="en-US"/>
          <w:rPrChange w:id="1068" w:author="Darcy Webber" w:date="2021-12-12T15:46:00Z">
            <w:rPr>
              <w:ins w:id="1069" w:author="Darcy Webber" w:date="2021-12-12T12:41:00Z"/>
              <w:lang w:val="en-US"/>
            </w:rPr>
          </w:rPrChange>
        </w:rPr>
        <w:pPrChange w:id="1070" w:author="Darcy Webber" w:date="2021-12-12T15:46:00Z">
          <w:pPr>
            <w:pStyle w:val="BodyText"/>
            <w:spacing w:after="0"/>
          </w:pPr>
        </w:pPrChange>
      </w:pPr>
      <w:ins w:id="1071" w:author="Darcy Webber" w:date="2021-12-12T12:41:00Z">
        <w:r w:rsidRPr="00821B0A">
          <w:rPr>
            <w:rFonts w:ascii="Cambria Math" w:hAnsi="Cambria Math"/>
            <w:lang w:val="en-US"/>
            <w:rPrChange w:id="1072" w:author="Darcy Webber" w:date="2021-12-12T15:46:00Z">
              <w:rPr>
                <w:lang w:val="en-US"/>
              </w:rPr>
            </w:rPrChange>
          </w:rPr>
          <w:t xml:space="preserve">                  </w:t>
        </w:r>
        <w:proofErr w:type="spellStart"/>
        <w:r w:rsidRPr="00821B0A">
          <w:rPr>
            <w:rFonts w:ascii="Cambria Math" w:hAnsi="Cambria Math"/>
            <w:lang w:val="en-US"/>
            <w:rPrChange w:id="1073" w:author="Darcy Webber" w:date="2021-12-12T15:46:00Z">
              <w:rPr>
                <w:lang w:val="en-US"/>
              </w:rPr>
            </w:rPrChange>
          </w:rPr>
          <w:t>xmax</w:t>
        </w:r>
        <w:proofErr w:type="spellEnd"/>
        <w:r w:rsidRPr="00821B0A">
          <w:rPr>
            <w:rFonts w:ascii="Cambria Math" w:hAnsi="Cambria Math"/>
            <w:lang w:val="en-US"/>
            <w:rPrChange w:id="1074" w:author="Darcy Webber" w:date="2021-12-12T15:46:00Z">
              <w:rPr>
                <w:lang w:val="en-US"/>
              </w:rPr>
            </w:rPrChange>
          </w:rPr>
          <w:t xml:space="preserve"> = -</w:t>
        </w:r>
        <w:proofErr w:type="gramStart"/>
        <w:r w:rsidRPr="00821B0A">
          <w:rPr>
            <w:rFonts w:ascii="Cambria Math" w:hAnsi="Cambria Math"/>
            <w:lang w:val="en-US"/>
            <w:rPrChange w:id="1075" w:author="Darcy Webber" w:date="2021-12-12T15:46:00Z">
              <w:rPr>
                <w:lang w:val="en-US"/>
              </w:rPr>
            </w:rPrChange>
          </w:rPr>
          <w:t>floor(</w:t>
        </w:r>
        <w:proofErr w:type="gramEnd"/>
        <w:r w:rsidRPr="00821B0A">
          <w:rPr>
            <w:rFonts w:ascii="Cambria Math" w:hAnsi="Cambria Math"/>
            <w:lang w:val="en-US"/>
            <w:rPrChange w:id="1076" w:author="Darcy Webber" w:date="2021-12-12T15:46:00Z">
              <w:rPr>
                <w:lang w:val="en-US"/>
              </w:rPr>
            </w:rPrChange>
          </w:rPr>
          <w:t>(-(</w:t>
        </w:r>
        <w:proofErr w:type="spellStart"/>
        <w:r w:rsidRPr="00821B0A">
          <w:rPr>
            <w:rFonts w:ascii="Cambria Math" w:hAnsi="Cambria Math"/>
            <w:lang w:val="en-US"/>
            <w:rPrChange w:id="1077" w:author="Darcy Webber" w:date="2021-12-12T15:46:00Z">
              <w:rPr>
                <w:lang w:val="en-US"/>
              </w:rPr>
            </w:rPrChange>
          </w:rPr>
          <w:t>bb_xmax</w:t>
        </w:r>
        <w:proofErr w:type="spellEnd"/>
        <w:r w:rsidRPr="00821B0A">
          <w:rPr>
            <w:rFonts w:ascii="Cambria Math" w:hAnsi="Cambria Math"/>
            <w:lang w:val="en-US"/>
            <w:rPrChange w:id="1078" w:author="Darcy Webber" w:date="2021-12-12T15:46:00Z">
              <w:rPr>
                <w:lang w:val="en-US"/>
              </w:rPr>
            </w:rPrChange>
          </w:rPr>
          <w:t xml:space="preserve"> + anchor[1])) / </w:t>
        </w:r>
        <w:proofErr w:type="spellStart"/>
        <w:r w:rsidRPr="00821B0A">
          <w:rPr>
            <w:rFonts w:ascii="Cambria Math" w:hAnsi="Cambria Math"/>
            <w:lang w:val="en-US"/>
            <w:rPrChange w:id="1079" w:author="Darcy Webber" w:date="2021-12-12T15:46:00Z">
              <w:rPr>
                <w:lang w:val="en-US"/>
              </w:rPr>
            </w:rPrChange>
          </w:rPr>
          <w:t>cell_size_m</w:t>
        </w:r>
        <w:proofErr w:type="spellEnd"/>
        <w:r w:rsidRPr="00821B0A">
          <w:rPr>
            <w:rFonts w:ascii="Cambria Math" w:hAnsi="Cambria Math"/>
            <w:lang w:val="en-US"/>
            <w:rPrChange w:id="1080" w:author="Darcy Webber" w:date="2021-12-12T15:46:00Z">
              <w:rPr>
                <w:lang w:val="en-US"/>
              </w:rPr>
            </w:rPrChange>
          </w:rPr>
          <w:t xml:space="preserve">) * </w:t>
        </w:r>
        <w:proofErr w:type="spellStart"/>
        <w:r w:rsidRPr="00821B0A">
          <w:rPr>
            <w:rFonts w:ascii="Cambria Math" w:hAnsi="Cambria Math"/>
            <w:lang w:val="en-US"/>
            <w:rPrChange w:id="1081" w:author="Darcy Webber" w:date="2021-12-12T15:46:00Z">
              <w:rPr>
                <w:lang w:val="en-US"/>
              </w:rPr>
            </w:rPrChange>
          </w:rPr>
          <w:t>cell_size_m</w:t>
        </w:r>
        <w:proofErr w:type="spellEnd"/>
        <w:r w:rsidRPr="00821B0A">
          <w:rPr>
            <w:rFonts w:ascii="Cambria Math" w:hAnsi="Cambria Math"/>
            <w:lang w:val="en-US"/>
            <w:rPrChange w:id="1082" w:author="Darcy Webber" w:date="2021-12-12T15:46:00Z">
              <w:rPr>
                <w:lang w:val="en-US"/>
              </w:rPr>
            </w:rPrChange>
          </w:rPr>
          <w:t xml:space="preserve"> - anchor[1],</w:t>
        </w:r>
      </w:ins>
    </w:p>
    <w:p w14:paraId="053EE5BF" w14:textId="77777777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1083" w:author="Darcy Webber" w:date="2021-12-12T12:41:00Z"/>
          <w:rFonts w:ascii="Cambria Math" w:hAnsi="Cambria Math"/>
          <w:lang w:val="en-US"/>
          <w:rPrChange w:id="1084" w:author="Darcy Webber" w:date="2021-12-12T15:46:00Z">
            <w:rPr>
              <w:ins w:id="1085" w:author="Darcy Webber" w:date="2021-12-12T12:41:00Z"/>
              <w:lang w:val="en-US"/>
            </w:rPr>
          </w:rPrChange>
        </w:rPr>
        <w:pPrChange w:id="1086" w:author="Darcy Webber" w:date="2021-12-12T15:46:00Z">
          <w:pPr>
            <w:pStyle w:val="BodyText"/>
            <w:spacing w:after="0"/>
          </w:pPr>
        </w:pPrChange>
      </w:pPr>
      <w:ins w:id="1087" w:author="Darcy Webber" w:date="2021-12-12T12:41:00Z">
        <w:r w:rsidRPr="00821B0A">
          <w:rPr>
            <w:rFonts w:ascii="Cambria Math" w:hAnsi="Cambria Math"/>
            <w:lang w:val="en-US"/>
            <w:rPrChange w:id="1088" w:author="Darcy Webber" w:date="2021-12-12T15:46:00Z">
              <w:rPr>
                <w:lang w:val="en-US"/>
              </w:rPr>
            </w:rPrChange>
          </w:rPr>
          <w:t xml:space="preserve">                  </w:t>
        </w:r>
        <w:proofErr w:type="spellStart"/>
        <w:r w:rsidRPr="00821B0A">
          <w:rPr>
            <w:rFonts w:ascii="Cambria Math" w:hAnsi="Cambria Math"/>
            <w:lang w:val="en-US"/>
            <w:rPrChange w:id="1089" w:author="Darcy Webber" w:date="2021-12-12T15:46:00Z">
              <w:rPr>
                <w:lang w:val="en-US"/>
              </w:rPr>
            </w:rPrChange>
          </w:rPr>
          <w:t>ymin</w:t>
        </w:r>
        <w:proofErr w:type="spellEnd"/>
        <w:r w:rsidRPr="00821B0A">
          <w:rPr>
            <w:rFonts w:ascii="Cambria Math" w:hAnsi="Cambria Math"/>
            <w:lang w:val="en-US"/>
            <w:rPrChange w:id="1090" w:author="Darcy Webber" w:date="2021-12-12T15:46:00Z">
              <w:rPr>
                <w:lang w:val="en-US"/>
              </w:rPr>
            </w:rPrChange>
          </w:rPr>
          <w:t xml:space="preserve"> = -</w:t>
        </w:r>
        <w:proofErr w:type="gramStart"/>
        <w:r w:rsidRPr="00821B0A">
          <w:rPr>
            <w:rFonts w:ascii="Cambria Math" w:hAnsi="Cambria Math"/>
            <w:lang w:val="en-US"/>
            <w:rPrChange w:id="1091" w:author="Darcy Webber" w:date="2021-12-12T15:46:00Z">
              <w:rPr>
                <w:lang w:val="en-US"/>
              </w:rPr>
            </w:rPrChange>
          </w:rPr>
          <w:t>ceiling(</w:t>
        </w:r>
        <w:proofErr w:type="gramEnd"/>
        <w:r w:rsidRPr="00821B0A">
          <w:rPr>
            <w:rFonts w:ascii="Cambria Math" w:hAnsi="Cambria Math"/>
            <w:lang w:val="en-US"/>
            <w:rPrChange w:id="1092" w:author="Darcy Webber" w:date="2021-12-12T15:46:00Z">
              <w:rPr>
                <w:lang w:val="en-US"/>
              </w:rPr>
            </w:rPrChange>
          </w:rPr>
          <w:t>(-</w:t>
        </w:r>
        <w:proofErr w:type="spellStart"/>
        <w:r w:rsidRPr="00821B0A">
          <w:rPr>
            <w:rFonts w:ascii="Cambria Math" w:hAnsi="Cambria Math"/>
            <w:lang w:val="en-US"/>
            <w:rPrChange w:id="1093" w:author="Darcy Webber" w:date="2021-12-12T15:46:00Z">
              <w:rPr>
                <w:lang w:val="en-US"/>
              </w:rPr>
            </w:rPrChange>
          </w:rPr>
          <w:t>bb_ymin</w:t>
        </w:r>
        <w:proofErr w:type="spellEnd"/>
        <w:r w:rsidRPr="00821B0A">
          <w:rPr>
            <w:rFonts w:ascii="Cambria Math" w:hAnsi="Cambria Math"/>
            <w:lang w:val="en-US"/>
            <w:rPrChange w:id="1094" w:author="Darcy Webber" w:date="2021-12-12T15:46:00Z">
              <w:rPr>
                <w:lang w:val="en-US"/>
              </w:rPr>
            </w:rPrChange>
          </w:rPr>
          <w:t xml:space="preserve"> - anchor[2]) / </w:t>
        </w:r>
        <w:proofErr w:type="spellStart"/>
        <w:r w:rsidRPr="00821B0A">
          <w:rPr>
            <w:rFonts w:ascii="Cambria Math" w:hAnsi="Cambria Math"/>
            <w:lang w:val="en-US"/>
            <w:rPrChange w:id="1095" w:author="Darcy Webber" w:date="2021-12-12T15:46:00Z">
              <w:rPr>
                <w:lang w:val="en-US"/>
              </w:rPr>
            </w:rPrChange>
          </w:rPr>
          <w:t>cell_size_m</w:t>
        </w:r>
        <w:proofErr w:type="spellEnd"/>
        <w:r w:rsidRPr="00821B0A">
          <w:rPr>
            <w:rFonts w:ascii="Cambria Math" w:hAnsi="Cambria Math"/>
            <w:lang w:val="en-US"/>
            <w:rPrChange w:id="1096" w:author="Darcy Webber" w:date="2021-12-12T15:46:00Z">
              <w:rPr>
                <w:lang w:val="en-US"/>
              </w:rPr>
            </w:rPrChange>
          </w:rPr>
          <w:t xml:space="preserve">) * </w:t>
        </w:r>
        <w:proofErr w:type="spellStart"/>
        <w:r w:rsidRPr="00821B0A">
          <w:rPr>
            <w:rFonts w:ascii="Cambria Math" w:hAnsi="Cambria Math"/>
            <w:lang w:val="en-US"/>
            <w:rPrChange w:id="1097" w:author="Darcy Webber" w:date="2021-12-12T15:46:00Z">
              <w:rPr>
                <w:lang w:val="en-US"/>
              </w:rPr>
            </w:rPrChange>
          </w:rPr>
          <w:t>cell_size_m</w:t>
        </w:r>
        <w:proofErr w:type="spellEnd"/>
        <w:r w:rsidRPr="00821B0A">
          <w:rPr>
            <w:rFonts w:ascii="Cambria Math" w:hAnsi="Cambria Math"/>
            <w:lang w:val="en-US"/>
            <w:rPrChange w:id="1098" w:author="Darcy Webber" w:date="2021-12-12T15:46:00Z">
              <w:rPr>
                <w:lang w:val="en-US"/>
              </w:rPr>
            </w:rPrChange>
          </w:rPr>
          <w:t xml:space="preserve"> - anchor[2],</w:t>
        </w:r>
      </w:ins>
    </w:p>
    <w:p w14:paraId="590078B2" w14:textId="77777777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1099" w:author="Darcy Webber" w:date="2021-12-12T12:41:00Z"/>
          <w:rFonts w:ascii="Cambria Math" w:hAnsi="Cambria Math"/>
          <w:lang w:val="en-US"/>
          <w:rPrChange w:id="1100" w:author="Darcy Webber" w:date="2021-12-12T15:46:00Z">
            <w:rPr>
              <w:ins w:id="1101" w:author="Darcy Webber" w:date="2021-12-12T12:41:00Z"/>
              <w:lang w:val="en-US"/>
            </w:rPr>
          </w:rPrChange>
        </w:rPr>
        <w:pPrChange w:id="1102" w:author="Darcy Webber" w:date="2021-12-12T15:46:00Z">
          <w:pPr>
            <w:pStyle w:val="BodyText"/>
            <w:spacing w:after="0"/>
          </w:pPr>
        </w:pPrChange>
      </w:pPr>
      <w:ins w:id="1103" w:author="Darcy Webber" w:date="2021-12-12T12:41:00Z">
        <w:r w:rsidRPr="00821B0A">
          <w:rPr>
            <w:rFonts w:ascii="Cambria Math" w:hAnsi="Cambria Math"/>
            <w:lang w:val="en-US"/>
            <w:rPrChange w:id="1104" w:author="Darcy Webber" w:date="2021-12-12T15:46:00Z">
              <w:rPr>
                <w:lang w:val="en-US"/>
              </w:rPr>
            </w:rPrChange>
          </w:rPr>
          <w:t xml:space="preserve">                  </w:t>
        </w:r>
        <w:proofErr w:type="spellStart"/>
        <w:r w:rsidRPr="00821B0A">
          <w:rPr>
            <w:rFonts w:ascii="Cambria Math" w:hAnsi="Cambria Math"/>
            <w:lang w:val="en-US"/>
            <w:rPrChange w:id="1105" w:author="Darcy Webber" w:date="2021-12-12T15:46:00Z">
              <w:rPr>
                <w:lang w:val="en-US"/>
              </w:rPr>
            </w:rPrChange>
          </w:rPr>
          <w:t>ymax</w:t>
        </w:r>
        <w:proofErr w:type="spellEnd"/>
        <w:r w:rsidRPr="00821B0A">
          <w:rPr>
            <w:rFonts w:ascii="Cambria Math" w:hAnsi="Cambria Math"/>
            <w:lang w:val="en-US"/>
            <w:rPrChange w:id="1106" w:author="Darcy Webber" w:date="2021-12-12T15:46:00Z">
              <w:rPr>
                <w:lang w:val="en-US"/>
              </w:rPr>
            </w:rPrChange>
          </w:rPr>
          <w:t xml:space="preserve"> = -</w:t>
        </w:r>
        <w:proofErr w:type="gramStart"/>
        <w:r w:rsidRPr="00821B0A">
          <w:rPr>
            <w:rFonts w:ascii="Cambria Math" w:hAnsi="Cambria Math"/>
            <w:lang w:val="en-US"/>
            <w:rPrChange w:id="1107" w:author="Darcy Webber" w:date="2021-12-12T15:46:00Z">
              <w:rPr>
                <w:lang w:val="en-US"/>
              </w:rPr>
            </w:rPrChange>
          </w:rPr>
          <w:t>floor(</w:t>
        </w:r>
        <w:proofErr w:type="gramEnd"/>
        <w:r w:rsidRPr="00821B0A">
          <w:rPr>
            <w:rFonts w:ascii="Cambria Math" w:hAnsi="Cambria Math"/>
            <w:lang w:val="en-US"/>
            <w:rPrChange w:id="1108" w:author="Darcy Webber" w:date="2021-12-12T15:46:00Z">
              <w:rPr>
                <w:lang w:val="en-US"/>
              </w:rPr>
            </w:rPrChange>
          </w:rPr>
          <w:t>(-(</w:t>
        </w:r>
        <w:proofErr w:type="spellStart"/>
        <w:r w:rsidRPr="00821B0A">
          <w:rPr>
            <w:rFonts w:ascii="Cambria Math" w:hAnsi="Cambria Math"/>
            <w:lang w:val="en-US"/>
            <w:rPrChange w:id="1109" w:author="Darcy Webber" w:date="2021-12-12T15:46:00Z">
              <w:rPr>
                <w:lang w:val="en-US"/>
              </w:rPr>
            </w:rPrChange>
          </w:rPr>
          <w:t>bb_ymax</w:t>
        </w:r>
        <w:proofErr w:type="spellEnd"/>
        <w:r w:rsidRPr="00821B0A">
          <w:rPr>
            <w:rFonts w:ascii="Cambria Math" w:hAnsi="Cambria Math"/>
            <w:lang w:val="en-US"/>
            <w:rPrChange w:id="1110" w:author="Darcy Webber" w:date="2021-12-12T15:46:00Z">
              <w:rPr>
                <w:lang w:val="en-US"/>
              </w:rPr>
            </w:rPrChange>
          </w:rPr>
          <w:t xml:space="preserve"> + anchor[2])) / </w:t>
        </w:r>
        <w:proofErr w:type="spellStart"/>
        <w:r w:rsidRPr="00821B0A">
          <w:rPr>
            <w:rFonts w:ascii="Cambria Math" w:hAnsi="Cambria Math"/>
            <w:lang w:val="en-US"/>
            <w:rPrChange w:id="1111" w:author="Darcy Webber" w:date="2021-12-12T15:46:00Z">
              <w:rPr>
                <w:lang w:val="en-US"/>
              </w:rPr>
            </w:rPrChange>
          </w:rPr>
          <w:t>cell_size_m</w:t>
        </w:r>
        <w:proofErr w:type="spellEnd"/>
        <w:r w:rsidRPr="00821B0A">
          <w:rPr>
            <w:rFonts w:ascii="Cambria Math" w:hAnsi="Cambria Math"/>
            <w:lang w:val="en-US"/>
            <w:rPrChange w:id="1112" w:author="Darcy Webber" w:date="2021-12-12T15:46:00Z">
              <w:rPr>
                <w:lang w:val="en-US"/>
              </w:rPr>
            </w:rPrChange>
          </w:rPr>
          <w:t xml:space="preserve">) * </w:t>
        </w:r>
        <w:proofErr w:type="spellStart"/>
        <w:r w:rsidRPr="00821B0A">
          <w:rPr>
            <w:rFonts w:ascii="Cambria Math" w:hAnsi="Cambria Math"/>
            <w:lang w:val="en-US"/>
            <w:rPrChange w:id="1113" w:author="Darcy Webber" w:date="2021-12-12T15:46:00Z">
              <w:rPr>
                <w:lang w:val="en-US"/>
              </w:rPr>
            </w:rPrChange>
          </w:rPr>
          <w:t>cell_size_m</w:t>
        </w:r>
        <w:proofErr w:type="spellEnd"/>
        <w:r w:rsidRPr="00821B0A">
          <w:rPr>
            <w:rFonts w:ascii="Cambria Math" w:hAnsi="Cambria Math"/>
            <w:lang w:val="en-US"/>
            <w:rPrChange w:id="1114" w:author="Darcy Webber" w:date="2021-12-12T15:46:00Z">
              <w:rPr>
                <w:lang w:val="en-US"/>
              </w:rPr>
            </w:rPrChange>
          </w:rPr>
          <w:t xml:space="preserve"> - anchor[2])</w:t>
        </w:r>
      </w:ins>
    </w:p>
    <w:p w14:paraId="02233A3B" w14:textId="77777777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1115" w:author="Darcy Webber" w:date="2021-12-12T12:41:00Z"/>
          <w:rFonts w:ascii="Cambria Math" w:hAnsi="Cambria Math"/>
          <w:lang w:val="en-US"/>
          <w:rPrChange w:id="1116" w:author="Darcy Webber" w:date="2021-12-12T15:46:00Z">
            <w:rPr>
              <w:ins w:id="1117" w:author="Darcy Webber" w:date="2021-12-12T12:41:00Z"/>
              <w:lang w:val="en-US"/>
            </w:rPr>
          </w:rPrChange>
        </w:rPr>
        <w:pPrChange w:id="1118" w:author="Darcy Webber" w:date="2021-12-12T15:46:00Z">
          <w:pPr>
            <w:pStyle w:val="BodyText"/>
            <w:spacing w:after="0"/>
          </w:pPr>
        </w:pPrChange>
      </w:pPr>
    </w:p>
    <w:p w14:paraId="1C7D9CB0" w14:textId="77777777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1119" w:author="Darcy Webber" w:date="2021-12-12T12:41:00Z"/>
          <w:rFonts w:ascii="Cambria Math" w:hAnsi="Cambria Math"/>
          <w:lang w:val="en-US"/>
          <w:rPrChange w:id="1120" w:author="Darcy Webber" w:date="2021-12-12T15:46:00Z">
            <w:rPr>
              <w:ins w:id="1121" w:author="Darcy Webber" w:date="2021-12-12T12:41:00Z"/>
              <w:lang w:val="en-US"/>
            </w:rPr>
          </w:rPrChange>
        </w:rPr>
        <w:pPrChange w:id="1122" w:author="Darcy Webber" w:date="2021-12-12T15:46:00Z">
          <w:pPr>
            <w:pStyle w:val="BodyText"/>
            <w:spacing w:after="0"/>
          </w:pPr>
        </w:pPrChange>
      </w:pPr>
      <w:ins w:id="1123" w:author="Darcy Webber" w:date="2021-12-12T12:41:00Z">
        <w:r w:rsidRPr="00821B0A">
          <w:rPr>
            <w:rFonts w:ascii="Cambria Math" w:hAnsi="Cambria Math"/>
            <w:lang w:val="en-US"/>
            <w:rPrChange w:id="1124" w:author="Darcy Webber" w:date="2021-12-12T15:46:00Z">
              <w:rPr>
                <w:lang w:val="en-US"/>
              </w:rPr>
            </w:rPrChange>
          </w:rPr>
          <w:t xml:space="preserve">  return(x)</w:t>
        </w:r>
      </w:ins>
    </w:p>
    <w:p w14:paraId="19F0C8B6" w14:textId="77777777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1125" w:author="Darcy Webber" w:date="2021-12-12T12:41:00Z"/>
          <w:rFonts w:ascii="Cambria Math" w:hAnsi="Cambria Math"/>
          <w:lang w:val="en-US"/>
          <w:rPrChange w:id="1126" w:author="Darcy Webber" w:date="2021-12-12T15:46:00Z">
            <w:rPr>
              <w:ins w:id="1127" w:author="Darcy Webber" w:date="2021-12-12T12:41:00Z"/>
              <w:lang w:val="en-US"/>
            </w:rPr>
          </w:rPrChange>
        </w:rPr>
        <w:pPrChange w:id="1128" w:author="Darcy Webber" w:date="2021-12-12T15:46:00Z">
          <w:pPr>
            <w:pStyle w:val="BodyText"/>
            <w:spacing w:after="0"/>
          </w:pPr>
        </w:pPrChange>
      </w:pPr>
      <w:ins w:id="1129" w:author="Darcy Webber" w:date="2021-12-12T12:41:00Z">
        <w:r w:rsidRPr="00821B0A">
          <w:rPr>
            <w:rFonts w:ascii="Cambria Math" w:hAnsi="Cambria Math"/>
            <w:lang w:val="en-US"/>
            <w:rPrChange w:id="1130" w:author="Darcy Webber" w:date="2021-12-12T15:46:00Z">
              <w:rPr>
                <w:lang w:val="en-US"/>
              </w:rPr>
            </w:rPrChange>
          </w:rPr>
          <w:t>}</w:t>
        </w:r>
      </w:ins>
    </w:p>
    <w:p w14:paraId="40CFDBD7" w14:textId="77777777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1131" w:author="Darcy Webber" w:date="2021-12-12T12:41:00Z"/>
          <w:rFonts w:ascii="Cambria Math" w:hAnsi="Cambria Math"/>
          <w:lang w:val="en-US"/>
          <w:rPrChange w:id="1132" w:author="Darcy Webber" w:date="2021-12-12T15:46:00Z">
            <w:rPr>
              <w:ins w:id="1133" w:author="Darcy Webber" w:date="2021-12-12T12:41:00Z"/>
              <w:lang w:val="en-US"/>
            </w:rPr>
          </w:rPrChange>
        </w:rPr>
        <w:pPrChange w:id="1134" w:author="Darcy Webber" w:date="2021-12-12T15:46:00Z">
          <w:pPr>
            <w:pStyle w:val="BodyText"/>
            <w:spacing w:after="0"/>
          </w:pPr>
        </w:pPrChange>
      </w:pPr>
    </w:p>
    <w:p w14:paraId="6790BA3D" w14:textId="03269CC0" w:rsidR="006278C6" w:rsidRDefault="006278C6" w:rsidP="00821B0A">
      <w:pPr>
        <w:pStyle w:val="BodyText"/>
        <w:shd w:val="clear" w:color="auto" w:fill="F2F2F2" w:themeFill="background1" w:themeFillShade="F2"/>
        <w:spacing w:after="0"/>
        <w:rPr>
          <w:ins w:id="1135" w:author="Darcy Webber" w:date="2021-12-12T19:06:00Z"/>
          <w:rFonts w:ascii="Cambria Math" w:hAnsi="Cambria Math"/>
          <w:lang w:val="en-US"/>
        </w:rPr>
      </w:pPr>
      <w:ins w:id="1136" w:author="Darcy Webber" w:date="2021-12-12T12:41:00Z">
        <w:r w:rsidRPr="00821B0A">
          <w:rPr>
            <w:rFonts w:ascii="Cambria Math" w:hAnsi="Cambria Math"/>
            <w:lang w:val="en-US"/>
            <w:rPrChange w:id="1137" w:author="Darcy Webber" w:date="2021-12-12T15:46:00Z">
              <w:rPr>
                <w:lang w:val="en-US"/>
              </w:rPr>
            </w:rPrChange>
          </w:rPr>
          <w:t>#  Get Fisheries New Zealand standard grid</w:t>
        </w:r>
      </w:ins>
    </w:p>
    <w:p w14:paraId="161CB6EB" w14:textId="55D860EB" w:rsidR="00740743" w:rsidRPr="00821B0A" w:rsidRDefault="00740743">
      <w:pPr>
        <w:pStyle w:val="BodyText"/>
        <w:shd w:val="clear" w:color="auto" w:fill="F2F2F2" w:themeFill="background1" w:themeFillShade="F2"/>
        <w:spacing w:after="0"/>
        <w:rPr>
          <w:ins w:id="1138" w:author="Darcy Webber" w:date="2021-12-12T12:41:00Z"/>
          <w:rFonts w:ascii="Cambria Math" w:hAnsi="Cambria Math"/>
          <w:lang w:val="en-US"/>
          <w:rPrChange w:id="1139" w:author="Darcy Webber" w:date="2021-12-12T15:46:00Z">
            <w:rPr>
              <w:ins w:id="1140" w:author="Darcy Webber" w:date="2021-12-12T12:41:00Z"/>
              <w:lang w:val="en-US"/>
            </w:rPr>
          </w:rPrChange>
        </w:rPr>
        <w:pPrChange w:id="1141" w:author="Darcy Webber" w:date="2021-12-12T15:46:00Z">
          <w:pPr>
            <w:pStyle w:val="BodyText"/>
            <w:spacing w:after="0"/>
          </w:pPr>
        </w:pPrChange>
      </w:pPr>
      <w:ins w:id="1142" w:author="Darcy Webber" w:date="2021-12-12T19:06:00Z">
        <w:r>
          <w:rPr>
            <w:rFonts w:ascii="Cambria Math" w:hAnsi="Cambria Math"/>
            <w:lang w:val="en-US"/>
          </w:rPr>
          <w:t>#</w:t>
        </w:r>
      </w:ins>
    </w:p>
    <w:p w14:paraId="3645B0D2" w14:textId="77777777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1143" w:author="Darcy Webber" w:date="2021-12-12T12:41:00Z"/>
          <w:rFonts w:ascii="Cambria Math" w:hAnsi="Cambria Math"/>
          <w:lang w:val="en-US"/>
          <w:rPrChange w:id="1144" w:author="Darcy Webber" w:date="2021-12-12T15:46:00Z">
            <w:rPr>
              <w:ins w:id="1145" w:author="Darcy Webber" w:date="2021-12-12T12:41:00Z"/>
              <w:lang w:val="en-US"/>
            </w:rPr>
          </w:rPrChange>
        </w:rPr>
        <w:pPrChange w:id="1146" w:author="Darcy Webber" w:date="2021-12-12T15:46:00Z">
          <w:pPr>
            <w:pStyle w:val="BodyText"/>
            <w:spacing w:after="0"/>
          </w:pPr>
        </w:pPrChange>
      </w:pPr>
      <w:ins w:id="1147" w:author="Darcy Webber" w:date="2021-12-12T12:41:00Z">
        <w:r w:rsidRPr="00821B0A">
          <w:rPr>
            <w:rFonts w:ascii="Cambria Math" w:hAnsi="Cambria Math"/>
            <w:lang w:val="en-US"/>
            <w:rPrChange w:id="1148" w:author="Darcy Webber" w:date="2021-12-12T15:46:00Z">
              <w:rPr>
                <w:lang w:val="en-US"/>
              </w:rPr>
            </w:rPrChange>
          </w:rPr>
          <w:t xml:space="preserve"># </w:t>
        </w:r>
        <w:proofErr w:type="spellStart"/>
        <w:proofErr w:type="gramStart"/>
        <w:r w:rsidRPr="00821B0A">
          <w:rPr>
            <w:rFonts w:ascii="Cambria Math" w:hAnsi="Cambria Math"/>
            <w:lang w:val="en-US"/>
            <w:rPrChange w:id="1149" w:author="Darcy Webber" w:date="2021-12-12T15:46:00Z">
              <w:rPr>
                <w:lang w:val="en-US"/>
              </w:rPr>
            </w:rPrChange>
          </w:rPr>
          <w:t>return</w:t>
        </w:r>
        <w:proofErr w:type="gramEnd"/>
        <w:r w:rsidRPr="00821B0A">
          <w:rPr>
            <w:rFonts w:ascii="Cambria Math" w:hAnsi="Cambria Math"/>
            <w:lang w:val="en-US"/>
            <w:rPrChange w:id="1150" w:author="Darcy Webber" w:date="2021-12-12T15:46:00Z">
              <w:rPr>
                <w:lang w:val="en-US"/>
              </w:rPr>
            </w:rPrChange>
          </w:rPr>
          <w:t>_raster</w:t>
        </w:r>
        <w:proofErr w:type="spellEnd"/>
        <w:r w:rsidRPr="00821B0A">
          <w:rPr>
            <w:rFonts w:ascii="Cambria Math" w:hAnsi="Cambria Math"/>
            <w:lang w:val="en-US"/>
            <w:rPrChange w:id="1151" w:author="Darcy Webber" w:date="2021-12-12T15:46:00Z">
              <w:rPr>
                <w:lang w:val="en-US"/>
              </w:rPr>
            </w:rPrChange>
          </w:rPr>
          <w:t>: return a raster or polygons</w:t>
        </w:r>
      </w:ins>
    </w:p>
    <w:p w14:paraId="2A9D347E" w14:textId="4445F1EC" w:rsidR="006278C6" w:rsidRPr="00821B0A" w:rsidRDefault="00740743">
      <w:pPr>
        <w:pStyle w:val="BodyText"/>
        <w:shd w:val="clear" w:color="auto" w:fill="F2F2F2" w:themeFill="background1" w:themeFillShade="F2"/>
        <w:spacing w:after="0"/>
        <w:rPr>
          <w:ins w:id="1152" w:author="Darcy Webber" w:date="2021-12-12T12:41:00Z"/>
          <w:rFonts w:ascii="Cambria Math" w:hAnsi="Cambria Math"/>
          <w:lang w:val="en-US"/>
          <w:rPrChange w:id="1153" w:author="Darcy Webber" w:date="2021-12-12T15:46:00Z">
            <w:rPr>
              <w:ins w:id="1154" w:author="Darcy Webber" w:date="2021-12-12T12:41:00Z"/>
              <w:lang w:val="en-US"/>
            </w:rPr>
          </w:rPrChange>
        </w:rPr>
        <w:pPrChange w:id="1155" w:author="Darcy Webber" w:date="2021-12-12T15:46:00Z">
          <w:pPr>
            <w:pStyle w:val="BodyText"/>
            <w:spacing w:after="0"/>
          </w:pPr>
        </w:pPrChange>
      </w:pPr>
      <w:ins w:id="1156" w:author="Darcy Webber" w:date="2021-12-12T19:06:00Z">
        <w:r>
          <w:rPr>
            <w:rFonts w:ascii="Cambria Math" w:hAnsi="Cambria Math"/>
            <w:lang w:val="en-US"/>
          </w:rPr>
          <w:t>#</w:t>
        </w:r>
      </w:ins>
    </w:p>
    <w:p w14:paraId="6DA478CA" w14:textId="77777777" w:rsidR="00C92520" w:rsidRDefault="006278C6" w:rsidP="00821B0A">
      <w:pPr>
        <w:pStyle w:val="BodyText"/>
        <w:shd w:val="clear" w:color="auto" w:fill="F2F2F2" w:themeFill="background1" w:themeFillShade="F2"/>
        <w:spacing w:after="0"/>
        <w:rPr>
          <w:ins w:id="1157" w:author="Darcy Webber" w:date="2021-12-12T15:48:00Z"/>
          <w:rFonts w:ascii="Cambria Math" w:hAnsi="Cambria Math"/>
          <w:lang w:val="en-US"/>
        </w:rPr>
      </w:pPr>
      <w:proofErr w:type="spellStart"/>
      <w:ins w:id="1158" w:author="Darcy Webber" w:date="2021-12-12T12:41:00Z">
        <w:r w:rsidRPr="00821B0A">
          <w:rPr>
            <w:rFonts w:ascii="Cambria Math" w:hAnsi="Cambria Math"/>
            <w:lang w:val="en-US"/>
            <w:rPrChange w:id="1159" w:author="Darcy Webber" w:date="2021-12-12T15:46:00Z">
              <w:rPr>
                <w:lang w:val="en-US"/>
              </w:rPr>
            </w:rPrChange>
          </w:rPr>
          <w:t>get_standard_grid</w:t>
        </w:r>
        <w:proofErr w:type="spellEnd"/>
        <w:r w:rsidRPr="00821B0A">
          <w:rPr>
            <w:rFonts w:ascii="Cambria Math" w:hAnsi="Cambria Math"/>
            <w:lang w:val="en-US"/>
            <w:rPrChange w:id="1160" w:author="Darcy Webber" w:date="2021-12-12T15:46:00Z">
              <w:rPr>
                <w:lang w:val="en-US"/>
              </w:rPr>
            </w:rPrChange>
          </w:rPr>
          <w:t xml:space="preserve"> &lt;- </w:t>
        </w:r>
        <w:proofErr w:type="gramStart"/>
        <w:r w:rsidRPr="00821B0A">
          <w:rPr>
            <w:rFonts w:ascii="Cambria Math" w:hAnsi="Cambria Math"/>
            <w:lang w:val="en-US"/>
            <w:rPrChange w:id="1161" w:author="Darcy Webber" w:date="2021-12-12T15:46:00Z">
              <w:rPr>
                <w:lang w:val="en-US"/>
              </w:rPr>
            </w:rPrChange>
          </w:rPr>
          <w:t>function(</w:t>
        </w:r>
        <w:proofErr w:type="spellStart"/>
        <w:proofErr w:type="gramEnd"/>
        <w:r w:rsidRPr="00821B0A">
          <w:rPr>
            <w:rFonts w:ascii="Cambria Math" w:hAnsi="Cambria Math"/>
            <w:lang w:val="en-US"/>
            <w:rPrChange w:id="1162" w:author="Darcy Webber" w:date="2021-12-12T15:46:00Z">
              <w:rPr>
                <w:lang w:val="en-US"/>
              </w:rPr>
            </w:rPrChange>
          </w:rPr>
          <w:t>cell_size</w:t>
        </w:r>
        <w:proofErr w:type="spellEnd"/>
        <w:r w:rsidRPr="00821B0A">
          <w:rPr>
            <w:rFonts w:ascii="Cambria Math" w:hAnsi="Cambria Math"/>
            <w:lang w:val="en-US"/>
            <w:rPrChange w:id="1163" w:author="Darcy Webber" w:date="2021-12-12T15:46:00Z">
              <w:rPr>
                <w:lang w:val="en-US"/>
              </w:rPr>
            </w:rPrChange>
          </w:rPr>
          <w:t xml:space="preserve">, </w:t>
        </w:r>
      </w:ins>
    </w:p>
    <w:p w14:paraId="359BFEDA" w14:textId="1273E76F" w:rsidR="00850EBD" w:rsidRDefault="00C92520" w:rsidP="00821B0A">
      <w:pPr>
        <w:pStyle w:val="BodyText"/>
        <w:shd w:val="clear" w:color="auto" w:fill="F2F2F2" w:themeFill="background1" w:themeFillShade="F2"/>
        <w:spacing w:after="0"/>
        <w:rPr>
          <w:ins w:id="1164" w:author="Darcy Webber" w:date="2021-12-12T15:47:00Z"/>
          <w:rFonts w:ascii="Cambria Math" w:hAnsi="Cambria Math"/>
          <w:lang w:val="en-US"/>
        </w:rPr>
      </w:pPr>
      <w:ins w:id="1165" w:author="Darcy Webber" w:date="2021-12-12T15:48:00Z">
        <w:r>
          <w:rPr>
            <w:rFonts w:ascii="Cambria Math" w:hAnsi="Cambria Math"/>
            <w:lang w:val="en-US"/>
          </w:rPr>
          <w:t xml:space="preserve">                                                            </w:t>
        </w:r>
      </w:ins>
      <w:proofErr w:type="spellStart"/>
      <w:ins w:id="1166" w:author="Darcy Webber" w:date="2021-12-12T12:41:00Z">
        <w:r w:rsidR="006278C6" w:rsidRPr="00821B0A">
          <w:rPr>
            <w:rFonts w:ascii="Cambria Math" w:hAnsi="Cambria Math"/>
            <w:lang w:val="en-US"/>
            <w:rPrChange w:id="1167" w:author="Darcy Webber" w:date="2021-12-12T15:46:00Z">
              <w:rPr>
                <w:lang w:val="en-US"/>
              </w:rPr>
            </w:rPrChange>
          </w:rPr>
          <w:t>bounding_box</w:t>
        </w:r>
        <w:proofErr w:type="spellEnd"/>
        <w:r w:rsidR="006278C6" w:rsidRPr="00821B0A">
          <w:rPr>
            <w:rFonts w:ascii="Cambria Math" w:hAnsi="Cambria Math"/>
            <w:lang w:val="en-US"/>
            <w:rPrChange w:id="1168" w:author="Darcy Webber" w:date="2021-12-12T15:46:00Z">
              <w:rPr>
                <w:lang w:val="en-US"/>
              </w:rPr>
            </w:rPrChange>
          </w:rPr>
          <w:t xml:space="preserve">, </w:t>
        </w:r>
      </w:ins>
    </w:p>
    <w:p w14:paraId="4460AD6E" w14:textId="77777777" w:rsidR="00C92520" w:rsidRDefault="00850EBD" w:rsidP="00821B0A">
      <w:pPr>
        <w:pStyle w:val="BodyText"/>
        <w:shd w:val="clear" w:color="auto" w:fill="F2F2F2" w:themeFill="background1" w:themeFillShade="F2"/>
        <w:spacing w:after="0"/>
        <w:rPr>
          <w:ins w:id="1169" w:author="Darcy Webber" w:date="2021-12-12T15:48:00Z"/>
          <w:rFonts w:ascii="Cambria Math" w:hAnsi="Cambria Math"/>
          <w:lang w:val="en-US"/>
        </w:rPr>
      </w:pPr>
      <w:ins w:id="1170" w:author="Darcy Webber" w:date="2021-12-12T15:47:00Z">
        <w:r>
          <w:rPr>
            <w:rFonts w:ascii="Cambria Math" w:hAnsi="Cambria Math"/>
            <w:lang w:val="en-US"/>
          </w:rPr>
          <w:t xml:space="preserve">                                                            </w:t>
        </w:r>
      </w:ins>
      <w:ins w:id="1171" w:author="Darcy Webber" w:date="2021-12-12T12:41:00Z">
        <w:r w:rsidR="006278C6" w:rsidRPr="00821B0A">
          <w:rPr>
            <w:rFonts w:ascii="Cambria Math" w:hAnsi="Cambria Math"/>
            <w:lang w:val="en-US"/>
            <w:rPrChange w:id="1172" w:author="Darcy Webber" w:date="2021-12-12T15:46:00Z">
              <w:rPr>
                <w:lang w:val="en-US"/>
              </w:rPr>
            </w:rPrChange>
          </w:rPr>
          <w:t xml:space="preserve">anchor = </w:t>
        </w:r>
        <w:proofErr w:type="gramStart"/>
        <w:r w:rsidR="006278C6" w:rsidRPr="00821B0A">
          <w:rPr>
            <w:rFonts w:ascii="Cambria Math" w:hAnsi="Cambria Math"/>
            <w:lang w:val="en-US"/>
            <w:rPrChange w:id="1173" w:author="Darcy Webber" w:date="2021-12-12T15:46:00Z">
              <w:rPr>
                <w:lang w:val="en-US"/>
              </w:rPr>
            </w:rPrChange>
          </w:rPr>
          <w:t>c(</w:t>
        </w:r>
        <w:proofErr w:type="gramEnd"/>
        <w:r w:rsidR="006278C6" w:rsidRPr="00821B0A">
          <w:rPr>
            <w:rFonts w:ascii="Cambria Math" w:hAnsi="Cambria Math"/>
            <w:lang w:val="en-US"/>
            <w:rPrChange w:id="1174" w:author="Darcy Webber" w:date="2021-12-12T15:46:00Z">
              <w:rPr>
                <w:lang w:val="en-US"/>
              </w:rPr>
            </w:rPrChange>
          </w:rPr>
          <w:t xml:space="preserve">0, 422600), </w:t>
        </w:r>
      </w:ins>
    </w:p>
    <w:p w14:paraId="6BF39532" w14:textId="4BC72933" w:rsidR="006278C6" w:rsidRDefault="00C92520" w:rsidP="00821B0A">
      <w:pPr>
        <w:pStyle w:val="BodyText"/>
        <w:shd w:val="clear" w:color="auto" w:fill="F2F2F2" w:themeFill="background1" w:themeFillShade="F2"/>
        <w:spacing w:after="0"/>
        <w:rPr>
          <w:ins w:id="1175" w:author="Darcy Webber" w:date="2021-12-12T15:47:00Z"/>
          <w:rFonts w:ascii="Cambria Math" w:hAnsi="Cambria Math"/>
          <w:lang w:val="en-US"/>
        </w:rPr>
      </w:pPr>
      <w:ins w:id="1176" w:author="Darcy Webber" w:date="2021-12-12T15:48:00Z">
        <w:r>
          <w:rPr>
            <w:rFonts w:ascii="Cambria Math" w:hAnsi="Cambria Math"/>
            <w:lang w:val="en-US"/>
          </w:rPr>
          <w:t xml:space="preserve">                                                            </w:t>
        </w:r>
      </w:ins>
      <w:proofErr w:type="spellStart"/>
      <w:ins w:id="1177" w:author="Darcy Webber" w:date="2021-12-12T12:41:00Z">
        <w:r w:rsidR="006278C6" w:rsidRPr="00821B0A">
          <w:rPr>
            <w:rFonts w:ascii="Cambria Math" w:hAnsi="Cambria Math"/>
            <w:lang w:val="en-US"/>
            <w:rPrChange w:id="1178" w:author="Darcy Webber" w:date="2021-12-12T15:46:00Z">
              <w:rPr>
                <w:lang w:val="en-US"/>
              </w:rPr>
            </w:rPrChange>
          </w:rPr>
          <w:t>return_raster</w:t>
        </w:r>
        <w:proofErr w:type="spellEnd"/>
        <w:r w:rsidR="006278C6" w:rsidRPr="00821B0A">
          <w:rPr>
            <w:rFonts w:ascii="Cambria Math" w:hAnsi="Cambria Math"/>
            <w:lang w:val="en-US"/>
            <w:rPrChange w:id="1179" w:author="Darcy Webber" w:date="2021-12-12T15:46:00Z">
              <w:rPr>
                <w:lang w:val="en-US"/>
              </w:rPr>
            </w:rPrChange>
          </w:rPr>
          <w:t xml:space="preserve"> = TRUE) {</w:t>
        </w:r>
      </w:ins>
    </w:p>
    <w:p w14:paraId="4EDA7821" w14:textId="77777777" w:rsidR="00850EBD" w:rsidRPr="00821B0A" w:rsidRDefault="00850EBD">
      <w:pPr>
        <w:pStyle w:val="BodyText"/>
        <w:shd w:val="clear" w:color="auto" w:fill="F2F2F2" w:themeFill="background1" w:themeFillShade="F2"/>
        <w:spacing w:after="0"/>
        <w:rPr>
          <w:ins w:id="1180" w:author="Darcy Webber" w:date="2021-12-12T12:41:00Z"/>
          <w:rFonts w:ascii="Cambria Math" w:hAnsi="Cambria Math"/>
          <w:lang w:val="en-US"/>
          <w:rPrChange w:id="1181" w:author="Darcy Webber" w:date="2021-12-12T15:46:00Z">
            <w:rPr>
              <w:ins w:id="1182" w:author="Darcy Webber" w:date="2021-12-12T12:41:00Z"/>
              <w:lang w:val="en-US"/>
            </w:rPr>
          </w:rPrChange>
        </w:rPr>
        <w:pPrChange w:id="1183" w:author="Darcy Webber" w:date="2021-12-12T15:46:00Z">
          <w:pPr>
            <w:pStyle w:val="BodyText"/>
            <w:spacing w:after="0"/>
          </w:pPr>
        </w:pPrChange>
      </w:pPr>
    </w:p>
    <w:p w14:paraId="382C29F9" w14:textId="77777777" w:rsidR="00B431B7" w:rsidRDefault="006278C6" w:rsidP="00821B0A">
      <w:pPr>
        <w:pStyle w:val="BodyText"/>
        <w:shd w:val="clear" w:color="auto" w:fill="F2F2F2" w:themeFill="background1" w:themeFillShade="F2"/>
        <w:spacing w:after="0"/>
        <w:rPr>
          <w:ins w:id="1184" w:author="Darcy Webber" w:date="2021-12-12T15:47:00Z"/>
          <w:rFonts w:ascii="Cambria Math" w:hAnsi="Cambria Math"/>
          <w:lang w:val="en-US"/>
        </w:rPr>
      </w:pPr>
      <w:ins w:id="1185" w:author="Darcy Webber" w:date="2021-12-12T12:41:00Z">
        <w:r w:rsidRPr="00821B0A">
          <w:rPr>
            <w:rFonts w:ascii="Cambria Math" w:hAnsi="Cambria Math"/>
            <w:lang w:val="en-US"/>
            <w:rPrChange w:id="1186" w:author="Darcy Webber" w:date="2021-12-12T15:46:00Z">
              <w:rPr>
                <w:lang w:val="en-US"/>
              </w:rPr>
            </w:rPrChange>
          </w:rPr>
          <w:lastRenderedPageBreak/>
          <w:t xml:space="preserve">    </w:t>
        </w:r>
        <w:proofErr w:type="spellStart"/>
        <w:r w:rsidRPr="00821B0A">
          <w:rPr>
            <w:rFonts w:ascii="Cambria Math" w:hAnsi="Cambria Math"/>
            <w:lang w:val="en-US"/>
            <w:rPrChange w:id="1187" w:author="Darcy Webber" w:date="2021-12-12T15:46:00Z">
              <w:rPr>
                <w:lang w:val="en-US"/>
              </w:rPr>
            </w:rPrChange>
          </w:rPr>
          <w:t>grid_origin</w:t>
        </w:r>
        <w:proofErr w:type="spellEnd"/>
        <w:r w:rsidRPr="00821B0A">
          <w:rPr>
            <w:rFonts w:ascii="Cambria Math" w:hAnsi="Cambria Math"/>
            <w:lang w:val="en-US"/>
            <w:rPrChange w:id="1188" w:author="Darcy Webber" w:date="2021-12-12T15:46:00Z">
              <w:rPr>
                <w:lang w:val="en-US"/>
              </w:rPr>
            </w:rPrChange>
          </w:rPr>
          <w:t xml:space="preserve"> &lt;- </w:t>
        </w:r>
        <w:proofErr w:type="spellStart"/>
        <w:r w:rsidRPr="00821B0A">
          <w:rPr>
            <w:rFonts w:ascii="Cambria Math" w:hAnsi="Cambria Math"/>
            <w:lang w:val="en-US"/>
            <w:rPrChange w:id="1189" w:author="Darcy Webber" w:date="2021-12-12T15:46:00Z">
              <w:rPr>
                <w:lang w:val="en-US"/>
              </w:rPr>
            </w:rPrChange>
          </w:rPr>
          <w:t>get_standard_grid_</w:t>
        </w:r>
        <w:proofErr w:type="gramStart"/>
        <w:r w:rsidRPr="00821B0A">
          <w:rPr>
            <w:rFonts w:ascii="Cambria Math" w:hAnsi="Cambria Math"/>
            <w:lang w:val="en-US"/>
            <w:rPrChange w:id="1190" w:author="Darcy Webber" w:date="2021-12-12T15:46:00Z">
              <w:rPr>
                <w:lang w:val="en-US"/>
              </w:rPr>
            </w:rPrChange>
          </w:rPr>
          <w:t>origin</w:t>
        </w:r>
        <w:proofErr w:type="spellEnd"/>
        <w:r w:rsidRPr="00821B0A">
          <w:rPr>
            <w:rFonts w:ascii="Cambria Math" w:hAnsi="Cambria Math"/>
            <w:lang w:val="en-US"/>
            <w:rPrChange w:id="1191" w:author="Darcy Webber" w:date="2021-12-12T15:46:00Z">
              <w:rPr>
                <w:lang w:val="en-US"/>
              </w:rPr>
            </w:rPrChange>
          </w:rPr>
          <w:t>(</w:t>
        </w:r>
        <w:proofErr w:type="spellStart"/>
        <w:proofErr w:type="gramEnd"/>
        <w:r w:rsidRPr="00821B0A">
          <w:rPr>
            <w:rFonts w:ascii="Cambria Math" w:hAnsi="Cambria Math"/>
            <w:lang w:val="en-US"/>
            <w:rPrChange w:id="1192" w:author="Darcy Webber" w:date="2021-12-12T15:46:00Z">
              <w:rPr>
                <w:lang w:val="en-US"/>
              </w:rPr>
            </w:rPrChange>
          </w:rPr>
          <w:t>cell_size</w:t>
        </w:r>
        <w:proofErr w:type="spellEnd"/>
        <w:r w:rsidRPr="00821B0A">
          <w:rPr>
            <w:rFonts w:ascii="Cambria Math" w:hAnsi="Cambria Math"/>
            <w:lang w:val="en-US"/>
            <w:rPrChange w:id="1193" w:author="Darcy Webber" w:date="2021-12-12T15:46:00Z">
              <w:rPr>
                <w:lang w:val="en-US"/>
              </w:rPr>
            </w:rPrChange>
          </w:rPr>
          <w:t xml:space="preserve"> = </w:t>
        </w:r>
        <w:proofErr w:type="spellStart"/>
        <w:r w:rsidRPr="00821B0A">
          <w:rPr>
            <w:rFonts w:ascii="Cambria Math" w:hAnsi="Cambria Math"/>
            <w:lang w:val="en-US"/>
            <w:rPrChange w:id="1194" w:author="Darcy Webber" w:date="2021-12-12T15:46:00Z">
              <w:rPr>
                <w:lang w:val="en-US"/>
              </w:rPr>
            </w:rPrChange>
          </w:rPr>
          <w:t>cell_size</w:t>
        </w:r>
        <w:proofErr w:type="spellEnd"/>
        <w:r w:rsidRPr="00821B0A">
          <w:rPr>
            <w:rFonts w:ascii="Cambria Math" w:hAnsi="Cambria Math"/>
            <w:lang w:val="en-US"/>
            <w:rPrChange w:id="1195" w:author="Darcy Webber" w:date="2021-12-12T15:46:00Z">
              <w:rPr>
                <w:lang w:val="en-US"/>
              </w:rPr>
            </w:rPrChange>
          </w:rPr>
          <w:t xml:space="preserve">, </w:t>
        </w:r>
      </w:ins>
    </w:p>
    <w:p w14:paraId="33EEF229" w14:textId="77777777" w:rsidR="007A6A97" w:rsidRDefault="00B431B7" w:rsidP="00821B0A">
      <w:pPr>
        <w:pStyle w:val="BodyText"/>
        <w:shd w:val="clear" w:color="auto" w:fill="F2F2F2" w:themeFill="background1" w:themeFillShade="F2"/>
        <w:spacing w:after="0"/>
        <w:rPr>
          <w:ins w:id="1196" w:author="Darcy Webber" w:date="2021-12-12T15:47:00Z"/>
          <w:rFonts w:ascii="Cambria Math" w:hAnsi="Cambria Math"/>
          <w:lang w:val="en-US"/>
        </w:rPr>
      </w:pPr>
      <w:ins w:id="1197" w:author="Darcy Webber" w:date="2021-12-12T15:47:00Z">
        <w:r>
          <w:rPr>
            <w:rFonts w:ascii="Cambria Math" w:hAnsi="Cambria Math"/>
            <w:lang w:val="en-US"/>
          </w:rPr>
          <w:t xml:space="preserve">                                                                                  </w:t>
        </w:r>
      </w:ins>
      <w:proofErr w:type="spellStart"/>
      <w:ins w:id="1198" w:author="Darcy Webber" w:date="2021-12-12T12:41:00Z">
        <w:r w:rsidR="006278C6" w:rsidRPr="00821B0A">
          <w:rPr>
            <w:rFonts w:ascii="Cambria Math" w:hAnsi="Cambria Math"/>
            <w:lang w:val="en-US"/>
            <w:rPrChange w:id="1199" w:author="Darcy Webber" w:date="2021-12-12T15:46:00Z">
              <w:rPr>
                <w:lang w:val="en-US"/>
              </w:rPr>
            </w:rPrChange>
          </w:rPr>
          <w:t>bounding_box</w:t>
        </w:r>
        <w:proofErr w:type="spellEnd"/>
        <w:r w:rsidR="006278C6" w:rsidRPr="00821B0A">
          <w:rPr>
            <w:rFonts w:ascii="Cambria Math" w:hAnsi="Cambria Math"/>
            <w:lang w:val="en-US"/>
            <w:rPrChange w:id="1200" w:author="Darcy Webber" w:date="2021-12-12T15:46:00Z">
              <w:rPr>
                <w:lang w:val="en-US"/>
              </w:rPr>
            </w:rPrChange>
          </w:rPr>
          <w:t xml:space="preserve"> = </w:t>
        </w:r>
        <w:proofErr w:type="spellStart"/>
        <w:r w:rsidR="006278C6" w:rsidRPr="00821B0A">
          <w:rPr>
            <w:rFonts w:ascii="Cambria Math" w:hAnsi="Cambria Math"/>
            <w:lang w:val="en-US"/>
            <w:rPrChange w:id="1201" w:author="Darcy Webber" w:date="2021-12-12T15:46:00Z">
              <w:rPr>
                <w:lang w:val="en-US"/>
              </w:rPr>
            </w:rPrChange>
          </w:rPr>
          <w:t>bounding_box</w:t>
        </w:r>
        <w:proofErr w:type="spellEnd"/>
        <w:r w:rsidR="006278C6" w:rsidRPr="00821B0A">
          <w:rPr>
            <w:rFonts w:ascii="Cambria Math" w:hAnsi="Cambria Math"/>
            <w:lang w:val="en-US"/>
            <w:rPrChange w:id="1202" w:author="Darcy Webber" w:date="2021-12-12T15:46:00Z">
              <w:rPr>
                <w:lang w:val="en-US"/>
              </w:rPr>
            </w:rPrChange>
          </w:rPr>
          <w:t xml:space="preserve">, </w:t>
        </w:r>
      </w:ins>
    </w:p>
    <w:p w14:paraId="7AAF8DAE" w14:textId="389B470B" w:rsidR="006278C6" w:rsidRDefault="007A6A97" w:rsidP="00821B0A">
      <w:pPr>
        <w:pStyle w:val="BodyText"/>
        <w:shd w:val="clear" w:color="auto" w:fill="F2F2F2" w:themeFill="background1" w:themeFillShade="F2"/>
        <w:spacing w:after="0"/>
        <w:rPr>
          <w:ins w:id="1203" w:author="Darcy Webber" w:date="2021-12-12T15:47:00Z"/>
          <w:rFonts w:ascii="Cambria Math" w:hAnsi="Cambria Math"/>
          <w:lang w:val="en-US"/>
        </w:rPr>
      </w:pPr>
      <w:ins w:id="1204" w:author="Darcy Webber" w:date="2021-12-12T15:47:00Z">
        <w:r>
          <w:rPr>
            <w:rFonts w:ascii="Cambria Math" w:hAnsi="Cambria Math"/>
            <w:lang w:val="en-US"/>
          </w:rPr>
          <w:t xml:space="preserve">                                                                                  </w:t>
        </w:r>
      </w:ins>
      <w:ins w:id="1205" w:author="Darcy Webber" w:date="2021-12-12T12:41:00Z">
        <w:r w:rsidR="006278C6" w:rsidRPr="00821B0A">
          <w:rPr>
            <w:rFonts w:ascii="Cambria Math" w:hAnsi="Cambria Math"/>
            <w:lang w:val="en-US"/>
            <w:rPrChange w:id="1206" w:author="Darcy Webber" w:date="2021-12-12T15:46:00Z">
              <w:rPr>
                <w:lang w:val="en-US"/>
              </w:rPr>
            </w:rPrChange>
          </w:rPr>
          <w:t>anchor = anchor)</w:t>
        </w:r>
      </w:ins>
    </w:p>
    <w:p w14:paraId="7710EE24" w14:textId="77777777" w:rsidR="00B431B7" w:rsidRPr="00821B0A" w:rsidRDefault="00B431B7">
      <w:pPr>
        <w:pStyle w:val="BodyText"/>
        <w:shd w:val="clear" w:color="auto" w:fill="F2F2F2" w:themeFill="background1" w:themeFillShade="F2"/>
        <w:spacing w:after="0"/>
        <w:rPr>
          <w:ins w:id="1207" w:author="Darcy Webber" w:date="2021-12-12T12:41:00Z"/>
          <w:rFonts w:ascii="Cambria Math" w:hAnsi="Cambria Math"/>
          <w:lang w:val="en-US"/>
          <w:rPrChange w:id="1208" w:author="Darcy Webber" w:date="2021-12-12T15:46:00Z">
            <w:rPr>
              <w:ins w:id="1209" w:author="Darcy Webber" w:date="2021-12-12T12:41:00Z"/>
              <w:lang w:val="en-US"/>
            </w:rPr>
          </w:rPrChange>
        </w:rPr>
        <w:pPrChange w:id="1210" w:author="Darcy Webber" w:date="2021-12-12T15:46:00Z">
          <w:pPr>
            <w:pStyle w:val="BodyText"/>
            <w:spacing w:after="0"/>
          </w:pPr>
        </w:pPrChange>
      </w:pPr>
    </w:p>
    <w:p w14:paraId="3BDB496B" w14:textId="0AFC0E39" w:rsidR="006278C6" w:rsidRPr="00821B0A" w:rsidRDefault="00293A9B">
      <w:pPr>
        <w:pStyle w:val="BodyText"/>
        <w:shd w:val="clear" w:color="auto" w:fill="F2F2F2" w:themeFill="background1" w:themeFillShade="F2"/>
        <w:spacing w:after="0"/>
        <w:rPr>
          <w:ins w:id="1211" w:author="Darcy Webber" w:date="2021-12-12T12:41:00Z"/>
          <w:rFonts w:ascii="Cambria Math" w:hAnsi="Cambria Math"/>
          <w:lang w:val="en-US"/>
          <w:rPrChange w:id="1212" w:author="Darcy Webber" w:date="2021-12-12T15:46:00Z">
            <w:rPr>
              <w:ins w:id="1213" w:author="Darcy Webber" w:date="2021-12-12T12:41:00Z"/>
              <w:lang w:val="en-US"/>
            </w:rPr>
          </w:rPrChange>
        </w:rPr>
        <w:pPrChange w:id="1214" w:author="Darcy Webber" w:date="2021-12-12T15:46:00Z">
          <w:pPr>
            <w:pStyle w:val="BodyText"/>
            <w:spacing w:after="0"/>
          </w:pPr>
        </w:pPrChange>
      </w:pPr>
      <w:ins w:id="1215" w:author="Darcy Webber" w:date="2021-12-12T19:08:00Z">
        <w:r w:rsidRPr="005D40AB">
          <w:rPr>
            <w:rFonts w:ascii="Cambria Math" w:hAnsi="Cambria Math"/>
            <w:lang w:val="en-US"/>
          </w:rPr>
          <w:t xml:space="preserve">    </w:t>
        </w:r>
      </w:ins>
      <w:ins w:id="1216" w:author="Darcy Webber" w:date="2021-12-12T12:41:00Z">
        <w:r w:rsidR="006278C6" w:rsidRPr="00821B0A">
          <w:rPr>
            <w:rFonts w:ascii="Cambria Math" w:hAnsi="Cambria Math"/>
            <w:lang w:val="en-US"/>
            <w:rPrChange w:id="1217" w:author="Darcy Webber" w:date="2021-12-12T15:46:00Z">
              <w:rPr>
                <w:lang w:val="en-US"/>
              </w:rPr>
            </w:rPrChange>
          </w:rPr>
          <w:t>if (</w:t>
        </w:r>
        <w:proofErr w:type="spellStart"/>
        <w:r w:rsidR="006278C6" w:rsidRPr="00821B0A">
          <w:rPr>
            <w:rFonts w:ascii="Cambria Math" w:hAnsi="Cambria Math"/>
            <w:lang w:val="en-US"/>
            <w:rPrChange w:id="1218" w:author="Darcy Webber" w:date="2021-12-12T15:46:00Z">
              <w:rPr>
                <w:lang w:val="en-US"/>
              </w:rPr>
            </w:rPrChange>
          </w:rPr>
          <w:t>return_raster</w:t>
        </w:r>
        <w:proofErr w:type="spellEnd"/>
        <w:r w:rsidR="006278C6" w:rsidRPr="00821B0A">
          <w:rPr>
            <w:rFonts w:ascii="Cambria Math" w:hAnsi="Cambria Math"/>
            <w:lang w:val="en-US"/>
            <w:rPrChange w:id="1219" w:author="Darcy Webber" w:date="2021-12-12T15:46:00Z">
              <w:rPr>
                <w:lang w:val="en-US"/>
              </w:rPr>
            </w:rPrChange>
          </w:rPr>
          <w:t>) {</w:t>
        </w:r>
      </w:ins>
    </w:p>
    <w:p w14:paraId="669C556D" w14:textId="4845C3D6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1220" w:author="Darcy Webber" w:date="2021-12-12T12:41:00Z"/>
          <w:rFonts w:ascii="Cambria Math" w:hAnsi="Cambria Math"/>
          <w:lang w:val="en-US"/>
          <w:rPrChange w:id="1221" w:author="Darcy Webber" w:date="2021-12-12T15:46:00Z">
            <w:rPr>
              <w:ins w:id="1222" w:author="Darcy Webber" w:date="2021-12-12T12:41:00Z"/>
              <w:lang w:val="en-US"/>
            </w:rPr>
          </w:rPrChange>
        </w:rPr>
        <w:pPrChange w:id="1223" w:author="Darcy Webber" w:date="2021-12-12T15:46:00Z">
          <w:pPr>
            <w:pStyle w:val="BodyText"/>
            <w:spacing w:after="0"/>
          </w:pPr>
        </w:pPrChange>
      </w:pPr>
      <w:ins w:id="1224" w:author="Darcy Webber" w:date="2021-12-12T12:41:00Z">
        <w:r w:rsidRPr="00821B0A">
          <w:rPr>
            <w:rFonts w:ascii="Cambria Math" w:hAnsi="Cambria Math"/>
            <w:lang w:val="en-US"/>
            <w:rPrChange w:id="1225" w:author="Darcy Webber" w:date="2021-12-12T15:46:00Z">
              <w:rPr>
                <w:lang w:val="en-US"/>
              </w:rPr>
            </w:rPrChange>
          </w:rPr>
          <w:t xml:space="preserve">    </w:t>
        </w:r>
      </w:ins>
      <w:ins w:id="1226" w:author="Darcy Webber" w:date="2021-12-12T19:08:00Z">
        <w:r w:rsidR="00293A9B">
          <w:rPr>
            <w:rFonts w:ascii="Cambria Math" w:hAnsi="Cambria Math"/>
            <w:lang w:val="en-US"/>
          </w:rPr>
          <w:t xml:space="preserve">  </w:t>
        </w:r>
      </w:ins>
      <w:ins w:id="1227" w:author="Darcy Webber" w:date="2021-12-12T19:09:00Z">
        <w:r w:rsidR="00796832">
          <w:rPr>
            <w:rFonts w:ascii="Cambria Math" w:hAnsi="Cambria Math"/>
            <w:lang w:val="en-US"/>
          </w:rPr>
          <w:t>x</w:t>
        </w:r>
      </w:ins>
      <w:ins w:id="1228" w:author="Darcy Webber" w:date="2021-12-12T12:41:00Z">
        <w:r w:rsidRPr="00821B0A">
          <w:rPr>
            <w:rFonts w:ascii="Cambria Math" w:hAnsi="Cambria Math"/>
            <w:lang w:val="en-US"/>
            <w:rPrChange w:id="1229" w:author="Darcy Webber" w:date="2021-12-12T15:46:00Z">
              <w:rPr>
                <w:lang w:val="en-US"/>
              </w:rPr>
            </w:rPrChange>
          </w:rPr>
          <w:t xml:space="preserve"> &lt;- </w:t>
        </w:r>
        <w:proofErr w:type="gramStart"/>
        <w:r w:rsidRPr="00821B0A">
          <w:rPr>
            <w:rFonts w:ascii="Cambria Math" w:hAnsi="Cambria Math"/>
            <w:lang w:val="en-US"/>
            <w:rPrChange w:id="1230" w:author="Darcy Webber" w:date="2021-12-12T15:46:00Z">
              <w:rPr>
                <w:lang w:val="en-US"/>
              </w:rPr>
            </w:rPrChange>
          </w:rPr>
          <w:t>raster(</w:t>
        </w:r>
        <w:proofErr w:type="spellStart"/>
        <w:proofErr w:type="gramEnd"/>
        <w:r w:rsidRPr="00821B0A">
          <w:rPr>
            <w:rFonts w:ascii="Cambria Math" w:hAnsi="Cambria Math"/>
            <w:lang w:val="en-US"/>
            <w:rPrChange w:id="1231" w:author="Darcy Webber" w:date="2021-12-12T15:46:00Z">
              <w:rPr>
                <w:lang w:val="en-US"/>
              </w:rPr>
            </w:rPrChange>
          </w:rPr>
          <w:t>crs</w:t>
        </w:r>
        <w:proofErr w:type="spellEnd"/>
        <w:r w:rsidRPr="00821B0A">
          <w:rPr>
            <w:rFonts w:ascii="Cambria Math" w:hAnsi="Cambria Math"/>
            <w:lang w:val="en-US"/>
            <w:rPrChange w:id="1232" w:author="Darcy Webber" w:date="2021-12-12T15:46:00Z">
              <w:rPr>
                <w:lang w:val="en-US"/>
              </w:rPr>
            </w:rPrChange>
          </w:rPr>
          <w:t xml:space="preserve"> = 9191, </w:t>
        </w:r>
      </w:ins>
    </w:p>
    <w:p w14:paraId="16862259" w14:textId="44053AAE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1233" w:author="Darcy Webber" w:date="2021-12-12T12:41:00Z"/>
          <w:rFonts w:ascii="Cambria Math" w:hAnsi="Cambria Math"/>
          <w:lang w:val="en-US"/>
          <w:rPrChange w:id="1234" w:author="Darcy Webber" w:date="2021-12-12T15:46:00Z">
            <w:rPr>
              <w:ins w:id="1235" w:author="Darcy Webber" w:date="2021-12-12T12:41:00Z"/>
              <w:lang w:val="en-US"/>
            </w:rPr>
          </w:rPrChange>
        </w:rPr>
        <w:pPrChange w:id="1236" w:author="Darcy Webber" w:date="2021-12-12T15:46:00Z">
          <w:pPr>
            <w:pStyle w:val="BodyText"/>
            <w:spacing w:after="0"/>
          </w:pPr>
        </w:pPrChange>
      </w:pPr>
      <w:ins w:id="1237" w:author="Darcy Webber" w:date="2021-12-12T12:41:00Z">
        <w:r w:rsidRPr="00821B0A">
          <w:rPr>
            <w:rFonts w:ascii="Cambria Math" w:hAnsi="Cambria Math"/>
            <w:lang w:val="en-US"/>
            <w:rPrChange w:id="1238" w:author="Darcy Webber" w:date="2021-12-12T15:46:00Z">
              <w:rPr>
                <w:lang w:val="en-US"/>
              </w:rPr>
            </w:rPrChange>
          </w:rPr>
          <w:t xml:space="preserve">                    </w:t>
        </w:r>
      </w:ins>
      <w:ins w:id="1239" w:author="Darcy Webber" w:date="2021-12-12T19:08:00Z">
        <w:r w:rsidR="00293A9B">
          <w:rPr>
            <w:rFonts w:ascii="Cambria Math" w:hAnsi="Cambria Math"/>
            <w:lang w:val="en-US"/>
          </w:rPr>
          <w:t xml:space="preserve">         </w:t>
        </w:r>
      </w:ins>
      <w:proofErr w:type="spellStart"/>
      <w:ins w:id="1240" w:author="Darcy Webber" w:date="2021-12-12T12:41:00Z">
        <w:r w:rsidRPr="00821B0A">
          <w:rPr>
            <w:rFonts w:ascii="Cambria Math" w:hAnsi="Cambria Math"/>
            <w:lang w:val="en-US"/>
            <w:rPrChange w:id="1241" w:author="Darcy Webber" w:date="2021-12-12T15:46:00Z">
              <w:rPr>
                <w:lang w:val="en-US"/>
              </w:rPr>
            </w:rPrChange>
          </w:rPr>
          <w:t>xmn</w:t>
        </w:r>
        <w:proofErr w:type="spellEnd"/>
        <w:r w:rsidRPr="00821B0A">
          <w:rPr>
            <w:rFonts w:ascii="Cambria Math" w:hAnsi="Cambria Math"/>
            <w:lang w:val="en-US"/>
            <w:rPrChange w:id="1242" w:author="Darcy Webber" w:date="2021-12-12T15:46:00Z">
              <w:rPr>
                <w:lang w:val="en-US"/>
              </w:rPr>
            </w:rPrChange>
          </w:rPr>
          <w:t xml:space="preserve"> = </w:t>
        </w:r>
        <w:proofErr w:type="spellStart"/>
        <w:r w:rsidRPr="00821B0A">
          <w:rPr>
            <w:rFonts w:ascii="Cambria Math" w:hAnsi="Cambria Math"/>
            <w:lang w:val="en-US"/>
            <w:rPrChange w:id="1243" w:author="Darcy Webber" w:date="2021-12-12T15:46:00Z">
              <w:rPr>
                <w:lang w:val="en-US"/>
              </w:rPr>
            </w:rPrChange>
          </w:rPr>
          <w:t>grid_origin$xmin</w:t>
        </w:r>
        <w:proofErr w:type="spellEnd"/>
        <w:r w:rsidRPr="00821B0A">
          <w:rPr>
            <w:rFonts w:ascii="Cambria Math" w:hAnsi="Cambria Math"/>
            <w:lang w:val="en-US"/>
            <w:rPrChange w:id="1244" w:author="Darcy Webber" w:date="2021-12-12T15:46:00Z">
              <w:rPr>
                <w:lang w:val="en-US"/>
              </w:rPr>
            </w:rPrChange>
          </w:rPr>
          <w:t xml:space="preserve">, </w:t>
        </w:r>
      </w:ins>
    </w:p>
    <w:p w14:paraId="32E06B74" w14:textId="2723BAA9" w:rsidR="006278C6" w:rsidRPr="00821B0A" w:rsidRDefault="005039DE">
      <w:pPr>
        <w:pStyle w:val="BodyText"/>
        <w:shd w:val="clear" w:color="auto" w:fill="F2F2F2" w:themeFill="background1" w:themeFillShade="F2"/>
        <w:spacing w:after="0"/>
        <w:rPr>
          <w:ins w:id="1245" w:author="Darcy Webber" w:date="2021-12-12T12:41:00Z"/>
          <w:rFonts w:ascii="Cambria Math" w:hAnsi="Cambria Math"/>
          <w:lang w:val="en-US"/>
          <w:rPrChange w:id="1246" w:author="Darcy Webber" w:date="2021-12-12T15:46:00Z">
            <w:rPr>
              <w:ins w:id="1247" w:author="Darcy Webber" w:date="2021-12-12T12:41:00Z"/>
              <w:lang w:val="en-US"/>
            </w:rPr>
          </w:rPrChange>
        </w:rPr>
        <w:pPrChange w:id="1248" w:author="Darcy Webber" w:date="2021-12-12T15:46:00Z">
          <w:pPr>
            <w:pStyle w:val="BodyText"/>
            <w:spacing w:after="0"/>
          </w:pPr>
        </w:pPrChange>
      </w:pPr>
      <w:ins w:id="1249" w:author="Darcy Webber" w:date="2021-12-12T19:09:00Z">
        <w:r w:rsidRPr="005D40AB">
          <w:rPr>
            <w:rFonts w:ascii="Cambria Math" w:hAnsi="Cambria Math"/>
            <w:lang w:val="en-US"/>
          </w:rPr>
          <w:t xml:space="preserve">                    </w:t>
        </w:r>
        <w:r>
          <w:rPr>
            <w:rFonts w:ascii="Cambria Math" w:hAnsi="Cambria Math"/>
            <w:lang w:val="en-US"/>
          </w:rPr>
          <w:t xml:space="preserve">         </w:t>
        </w:r>
      </w:ins>
      <w:proofErr w:type="spellStart"/>
      <w:ins w:id="1250" w:author="Darcy Webber" w:date="2021-12-12T12:41:00Z">
        <w:r w:rsidR="006278C6" w:rsidRPr="00821B0A">
          <w:rPr>
            <w:rFonts w:ascii="Cambria Math" w:hAnsi="Cambria Math"/>
            <w:lang w:val="en-US"/>
            <w:rPrChange w:id="1251" w:author="Darcy Webber" w:date="2021-12-12T15:46:00Z">
              <w:rPr>
                <w:lang w:val="en-US"/>
              </w:rPr>
            </w:rPrChange>
          </w:rPr>
          <w:t>ymn</w:t>
        </w:r>
        <w:proofErr w:type="spellEnd"/>
        <w:r w:rsidR="006278C6" w:rsidRPr="00821B0A">
          <w:rPr>
            <w:rFonts w:ascii="Cambria Math" w:hAnsi="Cambria Math"/>
            <w:lang w:val="en-US"/>
            <w:rPrChange w:id="1252" w:author="Darcy Webber" w:date="2021-12-12T15:46:00Z">
              <w:rPr>
                <w:lang w:val="en-US"/>
              </w:rPr>
            </w:rPrChange>
          </w:rPr>
          <w:t xml:space="preserve"> = </w:t>
        </w:r>
        <w:proofErr w:type="spellStart"/>
        <w:r w:rsidR="006278C6" w:rsidRPr="00821B0A">
          <w:rPr>
            <w:rFonts w:ascii="Cambria Math" w:hAnsi="Cambria Math"/>
            <w:lang w:val="en-US"/>
            <w:rPrChange w:id="1253" w:author="Darcy Webber" w:date="2021-12-12T15:46:00Z">
              <w:rPr>
                <w:lang w:val="en-US"/>
              </w:rPr>
            </w:rPrChange>
          </w:rPr>
          <w:t>grid_origin$ymin</w:t>
        </w:r>
        <w:proofErr w:type="spellEnd"/>
        <w:r w:rsidR="006278C6" w:rsidRPr="00821B0A">
          <w:rPr>
            <w:rFonts w:ascii="Cambria Math" w:hAnsi="Cambria Math"/>
            <w:lang w:val="en-US"/>
            <w:rPrChange w:id="1254" w:author="Darcy Webber" w:date="2021-12-12T15:46:00Z">
              <w:rPr>
                <w:lang w:val="en-US"/>
              </w:rPr>
            </w:rPrChange>
          </w:rPr>
          <w:t xml:space="preserve">, </w:t>
        </w:r>
      </w:ins>
    </w:p>
    <w:p w14:paraId="668700AE" w14:textId="2419939C" w:rsidR="006278C6" w:rsidRPr="00821B0A" w:rsidRDefault="005039DE">
      <w:pPr>
        <w:pStyle w:val="BodyText"/>
        <w:shd w:val="clear" w:color="auto" w:fill="F2F2F2" w:themeFill="background1" w:themeFillShade="F2"/>
        <w:spacing w:after="0"/>
        <w:rPr>
          <w:ins w:id="1255" w:author="Darcy Webber" w:date="2021-12-12T12:41:00Z"/>
          <w:rFonts w:ascii="Cambria Math" w:hAnsi="Cambria Math"/>
          <w:lang w:val="en-US"/>
          <w:rPrChange w:id="1256" w:author="Darcy Webber" w:date="2021-12-12T15:46:00Z">
            <w:rPr>
              <w:ins w:id="1257" w:author="Darcy Webber" w:date="2021-12-12T12:41:00Z"/>
              <w:lang w:val="en-US"/>
            </w:rPr>
          </w:rPrChange>
        </w:rPr>
        <w:pPrChange w:id="1258" w:author="Darcy Webber" w:date="2021-12-12T15:46:00Z">
          <w:pPr>
            <w:pStyle w:val="BodyText"/>
            <w:spacing w:after="0"/>
          </w:pPr>
        </w:pPrChange>
      </w:pPr>
      <w:ins w:id="1259" w:author="Darcy Webber" w:date="2021-12-12T19:09:00Z">
        <w:r w:rsidRPr="005D40AB">
          <w:rPr>
            <w:rFonts w:ascii="Cambria Math" w:hAnsi="Cambria Math"/>
            <w:lang w:val="en-US"/>
          </w:rPr>
          <w:t xml:space="preserve">                    </w:t>
        </w:r>
        <w:r>
          <w:rPr>
            <w:rFonts w:ascii="Cambria Math" w:hAnsi="Cambria Math"/>
            <w:lang w:val="en-US"/>
          </w:rPr>
          <w:t xml:space="preserve">         </w:t>
        </w:r>
      </w:ins>
      <w:proofErr w:type="spellStart"/>
      <w:ins w:id="1260" w:author="Darcy Webber" w:date="2021-12-12T12:41:00Z">
        <w:r w:rsidR="006278C6" w:rsidRPr="00821B0A">
          <w:rPr>
            <w:rFonts w:ascii="Cambria Math" w:hAnsi="Cambria Math"/>
            <w:lang w:val="en-US"/>
            <w:rPrChange w:id="1261" w:author="Darcy Webber" w:date="2021-12-12T15:46:00Z">
              <w:rPr>
                <w:lang w:val="en-US"/>
              </w:rPr>
            </w:rPrChange>
          </w:rPr>
          <w:t>xmx</w:t>
        </w:r>
        <w:proofErr w:type="spellEnd"/>
        <w:r w:rsidR="006278C6" w:rsidRPr="00821B0A">
          <w:rPr>
            <w:rFonts w:ascii="Cambria Math" w:hAnsi="Cambria Math"/>
            <w:lang w:val="en-US"/>
            <w:rPrChange w:id="1262" w:author="Darcy Webber" w:date="2021-12-12T15:46:00Z">
              <w:rPr>
                <w:lang w:val="en-US"/>
              </w:rPr>
            </w:rPrChange>
          </w:rPr>
          <w:t xml:space="preserve"> = </w:t>
        </w:r>
        <w:proofErr w:type="spellStart"/>
        <w:r w:rsidR="006278C6" w:rsidRPr="00821B0A">
          <w:rPr>
            <w:rFonts w:ascii="Cambria Math" w:hAnsi="Cambria Math"/>
            <w:lang w:val="en-US"/>
            <w:rPrChange w:id="1263" w:author="Darcy Webber" w:date="2021-12-12T15:46:00Z">
              <w:rPr>
                <w:lang w:val="en-US"/>
              </w:rPr>
            </w:rPrChange>
          </w:rPr>
          <w:t>grid_origin$xmax</w:t>
        </w:r>
        <w:proofErr w:type="spellEnd"/>
        <w:r w:rsidR="006278C6" w:rsidRPr="00821B0A">
          <w:rPr>
            <w:rFonts w:ascii="Cambria Math" w:hAnsi="Cambria Math"/>
            <w:lang w:val="en-US"/>
            <w:rPrChange w:id="1264" w:author="Darcy Webber" w:date="2021-12-12T15:46:00Z">
              <w:rPr>
                <w:lang w:val="en-US"/>
              </w:rPr>
            </w:rPrChange>
          </w:rPr>
          <w:t xml:space="preserve">, </w:t>
        </w:r>
      </w:ins>
    </w:p>
    <w:p w14:paraId="6431EE3F" w14:textId="6238543C" w:rsidR="006278C6" w:rsidRPr="00821B0A" w:rsidRDefault="005039DE">
      <w:pPr>
        <w:pStyle w:val="BodyText"/>
        <w:shd w:val="clear" w:color="auto" w:fill="F2F2F2" w:themeFill="background1" w:themeFillShade="F2"/>
        <w:spacing w:after="0"/>
        <w:rPr>
          <w:ins w:id="1265" w:author="Darcy Webber" w:date="2021-12-12T12:41:00Z"/>
          <w:rFonts w:ascii="Cambria Math" w:hAnsi="Cambria Math"/>
          <w:lang w:val="en-US"/>
          <w:rPrChange w:id="1266" w:author="Darcy Webber" w:date="2021-12-12T15:46:00Z">
            <w:rPr>
              <w:ins w:id="1267" w:author="Darcy Webber" w:date="2021-12-12T12:41:00Z"/>
              <w:lang w:val="en-US"/>
            </w:rPr>
          </w:rPrChange>
        </w:rPr>
        <w:pPrChange w:id="1268" w:author="Darcy Webber" w:date="2021-12-12T15:46:00Z">
          <w:pPr>
            <w:pStyle w:val="BodyText"/>
            <w:spacing w:after="0"/>
          </w:pPr>
        </w:pPrChange>
      </w:pPr>
      <w:ins w:id="1269" w:author="Darcy Webber" w:date="2021-12-12T19:09:00Z">
        <w:r w:rsidRPr="005D40AB">
          <w:rPr>
            <w:rFonts w:ascii="Cambria Math" w:hAnsi="Cambria Math"/>
            <w:lang w:val="en-US"/>
          </w:rPr>
          <w:t xml:space="preserve">                    </w:t>
        </w:r>
        <w:r>
          <w:rPr>
            <w:rFonts w:ascii="Cambria Math" w:hAnsi="Cambria Math"/>
            <w:lang w:val="en-US"/>
          </w:rPr>
          <w:t xml:space="preserve">         </w:t>
        </w:r>
      </w:ins>
      <w:proofErr w:type="spellStart"/>
      <w:ins w:id="1270" w:author="Darcy Webber" w:date="2021-12-12T12:41:00Z">
        <w:r w:rsidR="006278C6" w:rsidRPr="00821B0A">
          <w:rPr>
            <w:rFonts w:ascii="Cambria Math" w:hAnsi="Cambria Math"/>
            <w:lang w:val="en-US"/>
            <w:rPrChange w:id="1271" w:author="Darcy Webber" w:date="2021-12-12T15:46:00Z">
              <w:rPr>
                <w:lang w:val="en-US"/>
              </w:rPr>
            </w:rPrChange>
          </w:rPr>
          <w:t>ymx</w:t>
        </w:r>
        <w:proofErr w:type="spellEnd"/>
        <w:r w:rsidR="006278C6" w:rsidRPr="00821B0A">
          <w:rPr>
            <w:rFonts w:ascii="Cambria Math" w:hAnsi="Cambria Math"/>
            <w:lang w:val="en-US"/>
            <w:rPrChange w:id="1272" w:author="Darcy Webber" w:date="2021-12-12T15:46:00Z">
              <w:rPr>
                <w:lang w:val="en-US"/>
              </w:rPr>
            </w:rPrChange>
          </w:rPr>
          <w:t xml:space="preserve"> = </w:t>
        </w:r>
        <w:proofErr w:type="spellStart"/>
        <w:r w:rsidR="006278C6" w:rsidRPr="00821B0A">
          <w:rPr>
            <w:rFonts w:ascii="Cambria Math" w:hAnsi="Cambria Math"/>
            <w:lang w:val="en-US"/>
            <w:rPrChange w:id="1273" w:author="Darcy Webber" w:date="2021-12-12T15:46:00Z">
              <w:rPr>
                <w:lang w:val="en-US"/>
              </w:rPr>
            </w:rPrChange>
          </w:rPr>
          <w:t>grid_origin$ymax</w:t>
        </w:r>
        <w:proofErr w:type="spellEnd"/>
        <w:r w:rsidR="006278C6" w:rsidRPr="00821B0A">
          <w:rPr>
            <w:rFonts w:ascii="Cambria Math" w:hAnsi="Cambria Math"/>
            <w:lang w:val="en-US"/>
            <w:rPrChange w:id="1274" w:author="Darcy Webber" w:date="2021-12-12T15:46:00Z">
              <w:rPr>
                <w:lang w:val="en-US"/>
              </w:rPr>
            </w:rPrChange>
          </w:rPr>
          <w:t xml:space="preserve">, </w:t>
        </w:r>
      </w:ins>
    </w:p>
    <w:p w14:paraId="6A8DDB53" w14:textId="6D99CD0E" w:rsidR="006278C6" w:rsidRPr="00821B0A" w:rsidRDefault="005039DE">
      <w:pPr>
        <w:pStyle w:val="BodyText"/>
        <w:shd w:val="clear" w:color="auto" w:fill="F2F2F2" w:themeFill="background1" w:themeFillShade="F2"/>
        <w:spacing w:after="0"/>
        <w:rPr>
          <w:ins w:id="1275" w:author="Darcy Webber" w:date="2021-12-12T12:41:00Z"/>
          <w:rFonts w:ascii="Cambria Math" w:hAnsi="Cambria Math"/>
          <w:lang w:val="en-US"/>
          <w:rPrChange w:id="1276" w:author="Darcy Webber" w:date="2021-12-12T15:46:00Z">
            <w:rPr>
              <w:ins w:id="1277" w:author="Darcy Webber" w:date="2021-12-12T12:41:00Z"/>
              <w:lang w:val="en-US"/>
            </w:rPr>
          </w:rPrChange>
        </w:rPr>
        <w:pPrChange w:id="1278" w:author="Darcy Webber" w:date="2021-12-12T15:46:00Z">
          <w:pPr>
            <w:pStyle w:val="BodyText"/>
            <w:spacing w:after="0"/>
          </w:pPr>
        </w:pPrChange>
      </w:pPr>
      <w:ins w:id="1279" w:author="Darcy Webber" w:date="2021-12-12T19:10:00Z">
        <w:r w:rsidRPr="005D40AB">
          <w:rPr>
            <w:rFonts w:ascii="Cambria Math" w:hAnsi="Cambria Math"/>
            <w:lang w:val="en-US"/>
          </w:rPr>
          <w:t xml:space="preserve">                    </w:t>
        </w:r>
        <w:r>
          <w:rPr>
            <w:rFonts w:ascii="Cambria Math" w:hAnsi="Cambria Math"/>
            <w:lang w:val="en-US"/>
          </w:rPr>
          <w:t xml:space="preserve">         </w:t>
        </w:r>
      </w:ins>
      <w:ins w:id="1280" w:author="Darcy Webber" w:date="2021-12-12T12:41:00Z">
        <w:r w:rsidR="006278C6" w:rsidRPr="00821B0A">
          <w:rPr>
            <w:rFonts w:ascii="Cambria Math" w:hAnsi="Cambria Math"/>
            <w:lang w:val="en-US"/>
            <w:rPrChange w:id="1281" w:author="Darcy Webber" w:date="2021-12-12T15:46:00Z">
              <w:rPr>
                <w:lang w:val="en-US"/>
              </w:rPr>
            </w:rPrChange>
          </w:rPr>
          <w:t xml:space="preserve">res = </w:t>
        </w:r>
        <w:proofErr w:type="spellStart"/>
        <w:r w:rsidR="006278C6" w:rsidRPr="00821B0A">
          <w:rPr>
            <w:rFonts w:ascii="Cambria Math" w:hAnsi="Cambria Math"/>
            <w:lang w:val="en-US"/>
            <w:rPrChange w:id="1282" w:author="Darcy Webber" w:date="2021-12-12T15:46:00Z">
              <w:rPr>
                <w:lang w:val="en-US"/>
              </w:rPr>
            </w:rPrChange>
          </w:rPr>
          <w:t>grid_origin$cell_size_m</w:t>
        </w:r>
        <w:proofErr w:type="spellEnd"/>
        <w:r w:rsidR="006278C6" w:rsidRPr="00821B0A">
          <w:rPr>
            <w:rFonts w:ascii="Cambria Math" w:hAnsi="Cambria Math"/>
            <w:lang w:val="en-US"/>
            <w:rPrChange w:id="1283" w:author="Darcy Webber" w:date="2021-12-12T15:46:00Z">
              <w:rPr>
                <w:lang w:val="en-US"/>
              </w:rPr>
            </w:rPrChange>
          </w:rPr>
          <w:t>)</w:t>
        </w:r>
      </w:ins>
    </w:p>
    <w:p w14:paraId="5F23E354" w14:textId="3791027C" w:rsidR="006278C6" w:rsidRPr="00821B0A" w:rsidRDefault="009E5615">
      <w:pPr>
        <w:pStyle w:val="BodyText"/>
        <w:shd w:val="clear" w:color="auto" w:fill="F2F2F2" w:themeFill="background1" w:themeFillShade="F2"/>
        <w:spacing w:after="0"/>
        <w:rPr>
          <w:ins w:id="1284" w:author="Darcy Webber" w:date="2021-12-12T12:41:00Z"/>
          <w:rFonts w:ascii="Cambria Math" w:hAnsi="Cambria Math"/>
          <w:lang w:val="en-US"/>
          <w:rPrChange w:id="1285" w:author="Darcy Webber" w:date="2021-12-12T15:46:00Z">
            <w:rPr>
              <w:ins w:id="1286" w:author="Darcy Webber" w:date="2021-12-12T12:41:00Z"/>
              <w:lang w:val="en-US"/>
            </w:rPr>
          </w:rPrChange>
        </w:rPr>
        <w:pPrChange w:id="1287" w:author="Darcy Webber" w:date="2021-12-12T15:46:00Z">
          <w:pPr>
            <w:pStyle w:val="BodyText"/>
            <w:spacing w:after="0"/>
          </w:pPr>
        </w:pPrChange>
      </w:pPr>
      <w:ins w:id="1288" w:author="Darcy Webber" w:date="2021-12-12T19:08:00Z">
        <w:r>
          <w:rPr>
            <w:rFonts w:ascii="Cambria Math" w:hAnsi="Cambria Math"/>
            <w:lang w:val="en-US"/>
          </w:rPr>
          <w:t xml:space="preserve">    </w:t>
        </w:r>
      </w:ins>
      <w:ins w:id="1289" w:author="Darcy Webber" w:date="2021-12-12T12:41:00Z">
        <w:r w:rsidR="006278C6" w:rsidRPr="00821B0A">
          <w:rPr>
            <w:rFonts w:ascii="Cambria Math" w:hAnsi="Cambria Math"/>
            <w:lang w:val="en-US"/>
            <w:rPrChange w:id="1290" w:author="Darcy Webber" w:date="2021-12-12T15:46:00Z">
              <w:rPr>
                <w:lang w:val="en-US"/>
              </w:rPr>
            </w:rPrChange>
          </w:rPr>
          <w:t>} else {</w:t>
        </w:r>
      </w:ins>
    </w:p>
    <w:p w14:paraId="7ED50818" w14:textId="49E05B45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1291" w:author="Darcy Webber" w:date="2021-12-12T12:41:00Z"/>
          <w:rFonts w:ascii="Cambria Math" w:hAnsi="Cambria Math"/>
          <w:lang w:val="en-US"/>
          <w:rPrChange w:id="1292" w:author="Darcy Webber" w:date="2021-12-12T15:46:00Z">
            <w:rPr>
              <w:ins w:id="1293" w:author="Darcy Webber" w:date="2021-12-12T12:41:00Z"/>
              <w:lang w:val="en-US"/>
            </w:rPr>
          </w:rPrChange>
        </w:rPr>
        <w:pPrChange w:id="1294" w:author="Darcy Webber" w:date="2021-12-12T15:46:00Z">
          <w:pPr>
            <w:pStyle w:val="BodyText"/>
            <w:spacing w:after="0"/>
          </w:pPr>
        </w:pPrChange>
      </w:pPr>
      <w:ins w:id="1295" w:author="Darcy Webber" w:date="2021-12-12T12:41:00Z">
        <w:r w:rsidRPr="00821B0A">
          <w:rPr>
            <w:rFonts w:ascii="Cambria Math" w:hAnsi="Cambria Math"/>
            <w:lang w:val="en-US"/>
            <w:rPrChange w:id="1296" w:author="Darcy Webber" w:date="2021-12-12T15:46:00Z">
              <w:rPr>
                <w:lang w:val="en-US"/>
              </w:rPr>
            </w:rPrChange>
          </w:rPr>
          <w:t xml:space="preserve">    </w:t>
        </w:r>
      </w:ins>
      <w:ins w:id="1297" w:author="Darcy Webber" w:date="2021-12-12T19:08:00Z">
        <w:r w:rsidR="009E5615">
          <w:rPr>
            <w:rFonts w:ascii="Cambria Math" w:hAnsi="Cambria Math"/>
            <w:lang w:val="en-US"/>
          </w:rPr>
          <w:t xml:space="preserve">  </w:t>
        </w:r>
      </w:ins>
      <w:ins w:id="1298" w:author="Darcy Webber" w:date="2021-12-12T19:09:00Z">
        <w:r w:rsidR="00796832">
          <w:rPr>
            <w:rFonts w:ascii="Cambria Math" w:hAnsi="Cambria Math"/>
            <w:lang w:val="en-US"/>
          </w:rPr>
          <w:t>x</w:t>
        </w:r>
      </w:ins>
      <w:ins w:id="1299" w:author="Darcy Webber" w:date="2021-12-12T12:41:00Z">
        <w:r w:rsidRPr="00821B0A">
          <w:rPr>
            <w:rFonts w:ascii="Cambria Math" w:hAnsi="Cambria Math"/>
            <w:lang w:val="en-US"/>
            <w:rPrChange w:id="1300" w:author="Darcy Webber" w:date="2021-12-12T15:46:00Z">
              <w:rPr>
                <w:lang w:val="en-US"/>
              </w:rPr>
            </w:rPrChange>
          </w:rPr>
          <w:t xml:space="preserve"> &lt;- </w:t>
        </w:r>
        <w:proofErr w:type="spellStart"/>
        <w:r w:rsidRPr="00821B0A">
          <w:rPr>
            <w:rFonts w:ascii="Cambria Math" w:hAnsi="Cambria Math"/>
            <w:lang w:val="en-US"/>
            <w:rPrChange w:id="1301" w:author="Darcy Webber" w:date="2021-12-12T15:46:00Z">
              <w:rPr>
                <w:lang w:val="en-US"/>
              </w:rPr>
            </w:rPrChange>
          </w:rPr>
          <w:t>bounding_box</w:t>
        </w:r>
        <w:proofErr w:type="spellEnd"/>
        <w:r w:rsidRPr="00821B0A">
          <w:rPr>
            <w:rFonts w:ascii="Cambria Math" w:hAnsi="Cambria Math"/>
            <w:lang w:val="en-US"/>
            <w:rPrChange w:id="1302" w:author="Darcy Webber" w:date="2021-12-12T15:46:00Z">
              <w:rPr>
                <w:lang w:val="en-US"/>
              </w:rPr>
            </w:rPrChange>
          </w:rPr>
          <w:t xml:space="preserve"> %&gt;% </w:t>
        </w:r>
      </w:ins>
    </w:p>
    <w:p w14:paraId="4DA48737" w14:textId="2DF375DE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1303" w:author="Darcy Webber" w:date="2021-12-12T12:41:00Z"/>
          <w:rFonts w:ascii="Cambria Math" w:hAnsi="Cambria Math"/>
          <w:lang w:val="en-US"/>
          <w:rPrChange w:id="1304" w:author="Darcy Webber" w:date="2021-12-12T15:46:00Z">
            <w:rPr>
              <w:ins w:id="1305" w:author="Darcy Webber" w:date="2021-12-12T12:41:00Z"/>
              <w:lang w:val="en-US"/>
            </w:rPr>
          </w:rPrChange>
        </w:rPr>
        <w:pPrChange w:id="1306" w:author="Darcy Webber" w:date="2021-12-12T15:46:00Z">
          <w:pPr>
            <w:pStyle w:val="BodyText"/>
            <w:spacing w:after="0"/>
          </w:pPr>
        </w:pPrChange>
      </w:pPr>
      <w:ins w:id="1307" w:author="Darcy Webber" w:date="2021-12-12T12:41:00Z">
        <w:r w:rsidRPr="00821B0A">
          <w:rPr>
            <w:rFonts w:ascii="Cambria Math" w:hAnsi="Cambria Math"/>
            <w:lang w:val="en-US"/>
            <w:rPrChange w:id="1308" w:author="Darcy Webber" w:date="2021-12-12T15:46:00Z">
              <w:rPr>
                <w:lang w:val="en-US"/>
              </w:rPr>
            </w:rPrChange>
          </w:rPr>
          <w:t xml:space="preserve">      </w:t>
        </w:r>
      </w:ins>
      <w:ins w:id="1309" w:author="Darcy Webber" w:date="2021-12-12T19:08:00Z">
        <w:r w:rsidR="009E5615">
          <w:rPr>
            <w:rFonts w:ascii="Cambria Math" w:hAnsi="Cambria Math"/>
            <w:lang w:val="en-US"/>
          </w:rPr>
          <w:t xml:space="preserve">  </w:t>
        </w:r>
      </w:ins>
      <w:proofErr w:type="spellStart"/>
      <w:ins w:id="1310" w:author="Darcy Webber" w:date="2021-12-12T12:41:00Z">
        <w:r w:rsidRPr="00821B0A">
          <w:rPr>
            <w:rFonts w:ascii="Cambria Math" w:hAnsi="Cambria Math"/>
            <w:lang w:val="en-US"/>
            <w:rPrChange w:id="1311" w:author="Darcy Webber" w:date="2021-12-12T15:46:00Z">
              <w:rPr>
                <w:lang w:val="en-US"/>
              </w:rPr>
            </w:rPrChange>
          </w:rPr>
          <w:t>st_make_</w:t>
        </w:r>
        <w:proofErr w:type="gramStart"/>
        <w:r w:rsidRPr="00821B0A">
          <w:rPr>
            <w:rFonts w:ascii="Cambria Math" w:hAnsi="Cambria Math"/>
            <w:lang w:val="en-US"/>
            <w:rPrChange w:id="1312" w:author="Darcy Webber" w:date="2021-12-12T15:46:00Z">
              <w:rPr>
                <w:lang w:val="en-US"/>
              </w:rPr>
            </w:rPrChange>
          </w:rPr>
          <w:t>grid</w:t>
        </w:r>
        <w:proofErr w:type="spellEnd"/>
        <w:r w:rsidRPr="00821B0A">
          <w:rPr>
            <w:rFonts w:ascii="Cambria Math" w:hAnsi="Cambria Math"/>
            <w:lang w:val="en-US"/>
            <w:rPrChange w:id="1313" w:author="Darcy Webber" w:date="2021-12-12T15:46:00Z">
              <w:rPr>
                <w:lang w:val="en-US"/>
              </w:rPr>
            </w:rPrChange>
          </w:rPr>
          <w:t>(</w:t>
        </w:r>
        <w:proofErr w:type="spellStart"/>
        <w:proofErr w:type="gramEnd"/>
        <w:r w:rsidRPr="00821B0A">
          <w:rPr>
            <w:rFonts w:ascii="Cambria Math" w:hAnsi="Cambria Math"/>
            <w:lang w:val="en-US"/>
            <w:rPrChange w:id="1314" w:author="Darcy Webber" w:date="2021-12-12T15:46:00Z">
              <w:rPr>
                <w:lang w:val="en-US"/>
              </w:rPr>
            </w:rPrChange>
          </w:rPr>
          <w:t>cellsize</w:t>
        </w:r>
        <w:proofErr w:type="spellEnd"/>
        <w:r w:rsidRPr="00821B0A">
          <w:rPr>
            <w:rFonts w:ascii="Cambria Math" w:hAnsi="Cambria Math"/>
            <w:lang w:val="en-US"/>
            <w:rPrChange w:id="1315" w:author="Darcy Webber" w:date="2021-12-12T15:46:00Z">
              <w:rPr>
                <w:lang w:val="en-US"/>
              </w:rPr>
            </w:rPrChange>
          </w:rPr>
          <w:t xml:space="preserve"> = </w:t>
        </w:r>
        <w:proofErr w:type="spellStart"/>
        <w:r w:rsidRPr="00821B0A">
          <w:rPr>
            <w:rFonts w:ascii="Cambria Math" w:hAnsi="Cambria Math"/>
            <w:lang w:val="en-US"/>
            <w:rPrChange w:id="1316" w:author="Darcy Webber" w:date="2021-12-12T15:46:00Z">
              <w:rPr>
                <w:lang w:val="en-US"/>
              </w:rPr>
            </w:rPrChange>
          </w:rPr>
          <w:t>as.numeric</w:t>
        </w:r>
        <w:proofErr w:type="spellEnd"/>
        <w:r w:rsidRPr="00821B0A">
          <w:rPr>
            <w:rFonts w:ascii="Cambria Math" w:hAnsi="Cambria Math"/>
            <w:lang w:val="en-US"/>
            <w:rPrChange w:id="1317" w:author="Darcy Webber" w:date="2021-12-12T15:46:00Z">
              <w:rPr>
                <w:lang w:val="en-US"/>
              </w:rPr>
            </w:rPrChange>
          </w:rPr>
          <w:t>(</w:t>
        </w:r>
        <w:proofErr w:type="spellStart"/>
        <w:r w:rsidRPr="00821B0A">
          <w:rPr>
            <w:rFonts w:ascii="Cambria Math" w:hAnsi="Cambria Math"/>
            <w:lang w:val="en-US"/>
            <w:rPrChange w:id="1318" w:author="Darcy Webber" w:date="2021-12-12T15:46:00Z">
              <w:rPr>
                <w:lang w:val="en-US"/>
              </w:rPr>
            </w:rPrChange>
          </w:rPr>
          <w:t>grid_origin</w:t>
        </w:r>
        <w:proofErr w:type="spellEnd"/>
        <w:r w:rsidRPr="00821B0A">
          <w:rPr>
            <w:rFonts w:ascii="Cambria Math" w:hAnsi="Cambria Math"/>
            <w:lang w:val="en-US"/>
            <w:rPrChange w:id="1319" w:author="Darcy Webber" w:date="2021-12-12T15:46:00Z">
              <w:rPr>
                <w:lang w:val="en-US"/>
              </w:rPr>
            </w:rPrChange>
          </w:rPr>
          <w:t>["</w:t>
        </w:r>
        <w:proofErr w:type="spellStart"/>
        <w:r w:rsidRPr="00821B0A">
          <w:rPr>
            <w:rFonts w:ascii="Cambria Math" w:hAnsi="Cambria Math"/>
            <w:lang w:val="en-US"/>
            <w:rPrChange w:id="1320" w:author="Darcy Webber" w:date="2021-12-12T15:46:00Z">
              <w:rPr>
                <w:lang w:val="en-US"/>
              </w:rPr>
            </w:rPrChange>
          </w:rPr>
          <w:t>grid_size_km</w:t>
        </w:r>
        <w:proofErr w:type="spellEnd"/>
        <w:r w:rsidRPr="00821B0A">
          <w:rPr>
            <w:rFonts w:ascii="Cambria Math" w:hAnsi="Cambria Math"/>
            <w:lang w:val="en-US"/>
            <w:rPrChange w:id="1321" w:author="Darcy Webber" w:date="2021-12-12T15:46:00Z">
              <w:rPr>
                <w:lang w:val="en-US"/>
              </w:rPr>
            </w:rPrChange>
          </w:rPr>
          <w:t xml:space="preserve">"]) * 1000, </w:t>
        </w:r>
      </w:ins>
    </w:p>
    <w:p w14:paraId="7FEFDE5B" w14:textId="4BC64928" w:rsidR="00D63B28" w:rsidRDefault="006278C6" w:rsidP="00821B0A">
      <w:pPr>
        <w:pStyle w:val="BodyText"/>
        <w:shd w:val="clear" w:color="auto" w:fill="F2F2F2" w:themeFill="background1" w:themeFillShade="F2"/>
        <w:spacing w:after="0"/>
        <w:rPr>
          <w:ins w:id="1322" w:author="Darcy Webber" w:date="2021-12-12T15:48:00Z"/>
          <w:rFonts w:ascii="Cambria Math" w:hAnsi="Cambria Math"/>
          <w:lang w:val="en-US"/>
        </w:rPr>
      </w:pPr>
      <w:ins w:id="1323" w:author="Darcy Webber" w:date="2021-12-12T12:41:00Z">
        <w:r w:rsidRPr="00821B0A">
          <w:rPr>
            <w:rFonts w:ascii="Cambria Math" w:hAnsi="Cambria Math"/>
            <w:lang w:val="en-US"/>
            <w:rPrChange w:id="1324" w:author="Darcy Webber" w:date="2021-12-12T15:46:00Z">
              <w:rPr>
                <w:lang w:val="en-US"/>
              </w:rPr>
            </w:rPrChange>
          </w:rPr>
          <w:t xml:space="preserve">        </w:t>
        </w:r>
      </w:ins>
      <w:ins w:id="1325" w:author="Darcy Webber" w:date="2021-12-12T19:08:00Z">
        <w:r w:rsidR="009E5615">
          <w:rPr>
            <w:rFonts w:ascii="Cambria Math" w:hAnsi="Cambria Math"/>
            <w:lang w:val="en-US"/>
          </w:rPr>
          <w:t xml:space="preserve">  </w:t>
        </w:r>
      </w:ins>
      <w:ins w:id="1326" w:author="Darcy Webber" w:date="2021-12-12T12:41:00Z">
        <w:r w:rsidRPr="00821B0A">
          <w:rPr>
            <w:rFonts w:ascii="Cambria Math" w:hAnsi="Cambria Math"/>
            <w:lang w:val="en-US"/>
            <w:rPrChange w:id="1327" w:author="Darcy Webber" w:date="2021-12-12T15:46:00Z">
              <w:rPr>
                <w:lang w:val="en-US"/>
              </w:rPr>
            </w:rPrChange>
          </w:rPr>
          <w:t xml:space="preserve">           </w:t>
        </w:r>
      </w:ins>
      <w:ins w:id="1328" w:author="Darcy Webber" w:date="2021-12-12T15:48:00Z">
        <w:r w:rsidR="001F36BE">
          <w:rPr>
            <w:rFonts w:ascii="Cambria Math" w:hAnsi="Cambria Math"/>
            <w:lang w:val="en-US"/>
          </w:rPr>
          <w:t xml:space="preserve">              </w:t>
        </w:r>
      </w:ins>
      <w:ins w:id="1329" w:author="Darcy Webber" w:date="2021-12-12T12:41:00Z">
        <w:r w:rsidRPr="00821B0A">
          <w:rPr>
            <w:rFonts w:ascii="Cambria Math" w:hAnsi="Cambria Math"/>
            <w:lang w:val="en-US"/>
            <w:rPrChange w:id="1330" w:author="Darcy Webber" w:date="2021-12-12T15:46:00Z">
              <w:rPr>
                <w:lang w:val="en-US"/>
              </w:rPr>
            </w:rPrChange>
          </w:rPr>
          <w:t xml:space="preserve">offset = </w:t>
        </w:r>
        <w:proofErr w:type="spellStart"/>
        <w:proofErr w:type="gramStart"/>
        <w:r w:rsidRPr="00821B0A">
          <w:rPr>
            <w:rFonts w:ascii="Cambria Math" w:hAnsi="Cambria Math"/>
            <w:lang w:val="en-US"/>
            <w:rPrChange w:id="1331" w:author="Darcy Webber" w:date="2021-12-12T15:46:00Z">
              <w:rPr>
                <w:lang w:val="en-US"/>
              </w:rPr>
            </w:rPrChange>
          </w:rPr>
          <w:t>as.numeric</w:t>
        </w:r>
        <w:proofErr w:type="spellEnd"/>
        <w:proofErr w:type="gramEnd"/>
        <w:r w:rsidRPr="00821B0A">
          <w:rPr>
            <w:rFonts w:ascii="Cambria Math" w:hAnsi="Cambria Math"/>
            <w:lang w:val="en-US"/>
            <w:rPrChange w:id="1332" w:author="Darcy Webber" w:date="2021-12-12T15:46:00Z">
              <w:rPr>
                <w:lang w:val="en-US"/>
              </w:rPr>
            </w:rPrChange>
          </w:rPr>
          <w:t>(</w:t>
        </w:r>
        <w:proofErr w:type="spellStart"/>
        <w:r w:rsidRPr="00821B0A">
          <w:rPr>
            <w:rFonts w:ascii="Cambria Math" w:hAnsi="Cambria Math"/>
            <w:lang w:val="en-US"/>
            <w:rPrChange w:id="1333" w:author="Darcy Webber" w:date="2021-12-12T15:46:00Z">
              <w:rPr>
                <w:lang w:val="en-US"/>
              </w:rPr>
            </w:rPrChange>
          </w:rPr>
          <w:t>grid_origin</w:t>
        </w:r>
        <w:proofErr w:type="spellEnd"/>
        <w:r w:rsidRPr="00821B0A">
          <w:rPr>
            <w:rFonts w:ascii="Cambria Math" w:hAnsi="Cambria Math"/>
            <w:lang w:val="en-US"/>
            <w:rPrChange w:id="1334" w:author="Darcy Webber" w:date="2021-12-12T15:46:00Z">
              <w:rPr>
                <w:lang w:val="en-US"/>
              </w:rPr>
            </w:rPrChange>
          </w:rPr>
          <w:t>[c("</w:t>
        </w:r>
        <w:proofErr w:type="spellStart"/>
        <w:r w:rsidRPr="00821B0A">
          <w:rPr>
            <w:rFonts w:ascii="Cambria Math" w:hAnsi="Cambria Math"/>
            <w:lang w:val="en-US"/>
            <w:rPrChange w:id="1335" w:author="Darcy Webber" w:date="2021-12-12T15:46:00Z">
              <w:rPr>
                <w:lang w:val="en-US"/>
              </w:rPr>
            </w:rPrChange>
          </w:rPr>
          <w:t>xmin</w:t>
        </w:r>
        <w:proofErr w:type="spellEnd"/>
        <w:r w:rsidRPr="00821B0A">
          <w:rPr>
            <w:rFonts w:ascii="Cambria Math" w:hAnsi="Cambria Math"/>
            <w:lang w:val="en-US"/>
            <w:rPrChange w:id="1336" w:author="Darcy Webber" w:date="2021-12-12T15:46:00Z">
              <w:rPr>
                <w:lang w:val="en-US"/>
              </w:rPr>
            </w:rPrChange>
          </w:rPr>
          <w:t>", "</w:t>
        </w:r>
        <w:proofErr w:type="spellStart"/>
        <w:r w:rsidRPr="00821B0A">
          <w:rPr>
            <w:rFonts w:ascii="Cambria Math" w:hAnsi="Cambria Math"/>
            <w:lang w:val="en-US"/>
            <w:rPrChange w:id="1337" w:author="Darcy Webber" w:date="2021-12-12T15:46:00Z">
              <w:rPr>
                <w:lang w:val="en-US"/>
              </w:rPr>
            </w:rPrChange>
          </w:rPr>
          <w:t>ymin</w:t>
        </w:r>
        <w:proofErr w:type="spellEnd"/>
        <w:r w:rsidRPr="00821B0A">
          <w:rPr>
            <w:rFonts w:ascii="Cambria Math" w:hAnsi="Cambria Math"/>
            <w:lang w:val="en-US"/>
            <w:rPrChange w:id="1338" w:author="Darcy Webber" w:date="2021-12-12T15:46:00Z">
              <w:rPr>
                <w:lang w:val="en-US"/>
              </w:rPr>
            </w:rPrChange>
          </w:rPr>
          <w:t xml:space="preserve">")]), </w:t>
        </w:r>
      </w:ins>
    </w:p>
    <w:p w14:paraId="3A5DA0DC" w14:textId="632168C0" w:rsidR="006278C6" w:rsidRPr="00821B0A" w:rsidRDefault="00D63B28">
      <w:pPr>
        <w:pStyle w:val="BodyText"/>
        <w:shd w:val="clear" w:color="auto" w:fill="F2F2F2" w:themeFill="background1" w:themeFillShade="F2"/>
        <w:spacing w:after="0"/>
        <w:rPr>
          <w:ins w:id="1339" w:author="Darcy Webber" w:date="2021-12-12T12:41:00Z"/>
          <w:rFonts w:ascii="Cambria Math" w:hAnsi="Cambria Math"/>
          <w:lang w:val="en-US"/>
          <w:rPrChange w:id="1340" w:author="Darcy Webber" w:date="2021-12-12T15:46:00Z">
            <w:rPr>
              <w:ins w:id="1341" w:author="Darcy Webber" w:date="2021-12-12T12:41:00Z"/>
              <w:lang w:val="en-US"/>
            </w:rPr>
          </w:rPrChange>
        </w:rPr>
        <w:pPrChange w:id="1342" w:author="Darcy Webber" w:date="2021-12-12T15:46:00Z">
          <w:pPr>
            <w:pStyle w:val="BodyText"/>
            <w:spacing w:after="0"/>
          </w:pPr>
        </w:pPrChange>
      </w:pPr>
      <w:ins w:id="1343" w:author="Darcy Webber" w:date="2021-12-12T15:48:00Z">
        <w:r>
          <w:rPr>
            <w:rFonts w:ascii="Cambria Math" w:hAnsi="Cambria Math"/>
            <w:lang w:val="en-US"/>
          </w:rPr>
          <w:t xml:space="preserve">                                 </w:t>
        </w:r>
      </w:ins>
      <w:ins w:id="1344" w:author="Darcy Webber" w:date="2021-12-12T19:08:00Z">
        <w:r w:rsidR="009E5615">
          <w:rPr>
            <w:rFonts w:ascii="Cambria Math" w:hAnsi="Cambria Math"/>
            <w:lang w:val="en-US"/>
          </w:rPr>
          <w:t xml:space="preserve">  </w:t>
        </w:r>
      </w:ins>
      <w:proofErr w:type="spellStart"/>
      <w:ins w:id="1345" w:author="Darcy Webber" w:date="2021-12-12T12:41:00Z">
        <w:r w:rsidR="006278C6" w:rsidRPr="00821B0A">
          <w:rPr>
            <w:rFonts w:ascii="Cambria Math" w:hAnsi="Cambria Math"/>
            <w:lang w:val="en-US"/>
            <w:rPrChange w:id="1346" w:author="Darcy Webber" w:date="2021-12-12T15:46:00Z">
              <w:rPr>
                <w:lang w:val="en-US"/>
              </w:rPr>
            </w:rPrChange>
          </w:rPr>
          <w:t>crs</w:t>
        </w:r>
        <w:proofErr w:type="spellEnd"/>
        <w:r w:rsidR="006278C6" w:rsidRPr="00821B0A">
          <w:rPr>
            <w:rFonts w:ascii="Cambria Math" w:hAnsi="Cambria Math"/>
            <w:lang w:val="en-US"/>
            <w:rPrChange w:id="1347" w:author="Darcy Webber" w:date="2021-12-12T15:46:00Z">
              <w:rPr>
                <w:lang w:val="en-US"/>
              </w:rPr>
            </w:rPrChange>
          </w:rPr>
          <w:t xml:space="preserve"> = 9191) %&gt;%</w:t>
        </w:r>
      </w:ins>
    </w:p>
    <w:p w14:paraId="34F0DB22" w14:textId="72F124D1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1348" w:author="Darcy Webber" w:date="2021-12-12T12:41:00Z"/>
          <w:rFonts w:ascii="Cambria Math" w:hAnsi="Cambria Math"/>
          <w:lang w:val="en-US"/>
          <w:rPrChange w:id="1349" w:author="Darcy Webber" w:date="2021-12-12T15:46:00Z">
            <w:rPr>
              <w:ins w:id="1350" w:author="Darcy Webber" w:date="2021-12-12T12:41:00Z"/>
              <w:lang w:val="en-US"/>
            </w:rPr>
          </w:rPrChange>
        </w:rPr>
        <w:pPrChange w:id="1351" w:author="Darcy Webber" w:date="2021-12-12T15:46:00Z">
          <w:pPr>
            <w:pStyle w:val="BodyText"/>
            <w:spacing w:after="0"/>
          </w:pPr>
        </w:pPrChange>
      </w:pPr>
      <w:ins w:id="1352" w:author="Darcy Webber" w:date="2021-12-12T12:41:00Z">
        <w:r w:rsidRPr="00821B0A">
          <w:rPr>
            <w:rFonts w:ascii="Cambria Math" w:hAnsi="Cambria Math"/>
            <w:lang w:val="en-US"/>
            <w:rPrChange w:id="1353" w:author="Darcy Webber" w:date="2021-12-12T15:46:00Z">
              <w:rPr>
                <w:lang w:val="en-US"/>
              </w:rPr>
            </w:rPrChange>
          </w:rPr>
          <w:t xml:space="preserve">      </w:t>
        </w:r>
      </w:ins>
      <w:ins w:id="1354" w:author="Darcy Webber" w:date="2021-12-12T19:08:00Z">
        <w:r w:rsidR="009E5615">
          <w:rPr>
            <w:rFonts w:ascii="Cambria Math" w:hAnsi="Cambria Math"/>
            <w:lang w:val="en-US"/>
          </w:rPr>
          <w:t xml:space="preserve">  </w:t>
        </w:r>
      </w:ins>
      <w:proofErr w:type="spellStart"/>
      <w:ins w:id="1355" w:author="Darcy Webber" w:date="2021-12-12T12:41:00Z">
        <w:r w:rsidRPr="00821B0A">
          <w:rPr>
            <w:rFonts w:ascii="Cambria Math" w:hAnsi="Cambria Math"/>
            <w:lang w:val="en-US"/>
            <w:rPrChange w:id="1356" w:author="Darcy Webber" w:date="2021-12-12T15:46:00Z">
              <w:rPr>
                <w:lang w:val="en-US"/>
              </w:rPr>
            </w:rPrChange>
          </w:rPr>
          <w:t>st_as_</w:t>
        </w:r>
        <w:proofErr w:type="gramStart"/>
        <w:r w:rsidRPr="00821B0A">
          <w:rPr>
            <w:rFonts w:ascii="Cambria Math" w:hAnsi="Cambria Math"/>
            <w:lang w:val="en-US"/>
            <w:rPrChange w:id="1357" w:author="Darcy Webber" w:date="2021-12-12T15:46:00Z">
              <w:rPr>
                <w:lang w:val="en-US"/>
              </w:rPr>
            </w:rPrChange>
          </w:rPr>
          <w:t>sf</w:t>
        </w:r>
        <w:proofErr w:type="spellEnd"/>
        <w:r w:rsidRPr="00821B0A">
          <w:rPr>
            <w:rFonts w:ascii="Cambria Math" w:hAnsi="Cambria Math"/>
            <w:lang w:val="en-US"/>
            <w:rPrChange w:id="1358" w:author="Darcy Webber" w:date="2021-12-12T15:46:00Z">
              <w:rPr>
                <w:lang w:val="en-US"/>
              </w:rPr>
            </w:rPrChange>
          </w:rPr>
          <w:t>(</w:t>
        </w:r>
        <w:proofErr w:type="gramEnd"/>
        <w:r w:rsidRPr="00821B0A">
          <w:rPr>
            <w:rFonts w:ascii="Cambria Math" w:hAnsi="Cambria Math"/>
            <w:lang w:val="en-US"/>
            <w:rPrChange w:id="1359" w:author="Darcy Webber" w:date="2021-12-12T15:46:00Z">
              <w:rPr>
                <w:lang w:val="en-US"/>
              </w:rPr>
            </w:rPrChange>
          </w:rPr>
          <w:t>)</w:t>
        </w:r>
      </w:ins>
    </w:p>
    <w:p w14:paraId="17137E92" w14:textId="5310B9D9" w:rsidR="006278C6" w:rsidRDefault="006278C6" w:rsidP="00821B0A">
      <w:pPr>
        <w:pStyle w:val="BodyText"/>
        <w:shd w:val="clear" w:color="auto" w:fill="F2F2F2" w:themeFill="background1" w:themeFillShade="F2"/>
        <w:spacing w:after="0"/>
        <w:rPr>
          <w:ins w:id="1360" w:author="Darcy Webber" w:date="2021-12-12T19:09:00Z"/>
          <w:rFonts w:ascii="Cambria Math" w:hAnsi="Cambria Math"/>
          <w:lang w:val="en-US"/>
        </w:rPr>
      </w:pPr>
      <w:ins w:id="1361" w:author="Darcy Webber" w:date="2021-12-12T12:41:00Z">
        <w:r w:rsidRPr="00821B0A">
          <w:rPr>
            <w:rFonts w:ascii="Cambria Math" w:hAnsi="Cambria Math"/>
            <w:lang w:val="en-US"/>
            <w:rPrChange w:id="1362" w:author="Darcy Webber" w:date="2021-12-12T15:46:00Z">
              <w:rPr>
                <w:lang w:val="en-US"/>
              </w:rPr>
            </w:rPrChange>
          </w:rPr>
          <w:t xml:space="preserve">  }</w:t>
        </w:r>
      </w:ins>
    </w:p>
    <w:p w14:paraId="43B6A8A7" w14:textId="77777777" w:rsidR="00596A93" w:rsidRPr="00821B0A" w:rsidRDefault="00596A93">
      <w:pPr>
        <w:pStyle w:val="BodyText"/>
        <w:shd w:val="clear" w:color="auto" w:fill="F2F2F2" w:themeFill="background1" w:themeFillShade="F2"/>
        <w:spacing w:after="0"/>
        <w:rPr>
          <w:ins w:id="1363" w:author="Darcy Webber" w:date="2021-12-12T12:41:00Z"/>
          <w:rFonts w:ascii="Cambria Math" w:hAnsi="Cambria Math"/>
          <w:lang w:val="en-US"/>
          <w:rPrChange w:id="1364" w:author="Darcy Webber" w:date="2021-12-12T15:46:00Z">
            <w:rPr>
              <w:ins w:id="1365" w:author="Darcy Webber" w:date="2021-12-12T12:41:00Z"/>
              <w:lang w:val="en-US"/>
            </w:rPr>
          </w:rPrChange>
        </w:rPr>
        <w:pPrChange w:id="1366" w:author="Darcy Webber" w:date="2021-12-12T15:46:00Z">
          <w:pPr>
            <w:pStyle w:val="BodyText"/>
            <w:spacing w:after="0"/>
          </w:pPr>
        </w:pPrChange>
      </w:pPr>
    </w:p>
    <w:p w14:paraId="61EB6AFF" w14:textId="528C8324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1367" w:author="Darcy Webber" w:date="2021-12-12T12:41:00Z"/>
          <w:rFonts w:ascii="Cambria Math" w:hAnsi="Cambria Math"/>
          <w:lang w:val="en-US"/>
          <w:rPrChange w:id="1368" w:author="Darcy Webber" w:date="2021-12-12T15:46:00Z">
            <w:rPr>
              <w:ins w:id="1369" w:author="Darcy Webber" w:date="2021-12-12T12:41:00Z"/>
              <w:lang w:val="en-US"/>
            </w:rPr>
          </w:rPrChange>
        </w:rPr>
        <w:pPrChange w:id="1370" w:author="Darcy Webber" w:date="2021-12-12T15:46:00Z">
          <w:pPr>
            <w:pStyle w:val="BodyText"/>
            <w:spacing w:after="0"/>
          </w:pPr>
        </w:pPrChange>
      </w:pPr>
      <w:ins w:id="1371" w:author="Darcy Webber" w:date="2021-12-12T12:41:00Z">
        <w:r w:rsidRPr="00821B0A">
          <w:rPr>
            <w:rFonts w:ascii="Cambria Math" w:hAnsi="Cambria Math"/>
            <w:lang w:val="en-US"/>
            <w:rPrChange w:id="1372" w:author="Darcy Webber" w:date="2021-12-12T15:46:00Z">
              <w:rPr>
                <w:lang w:val="en-US"/>
              </w:rPr>
            </w:rPrChange>
          </w:rPr>
          <w:t xml:space="preserve">  return(</w:t>
        </w:r>
      </w:ins>
      <w:ins w:id="1373" w:author="Darcy Webber" w:date="2021-12-12T19:09:00Z">
        <w:r w:rsidR="00796832">
          <w:rPr>
            <w:rFonts w:ascii="Cambria Math" w:hAnsi="Cambria Math"/>
            <w:lang w:val="en-US"/>
          </w:rPr>
          <w:t>x</w:t>
        </w:r>
      </w:ins>
      <w:ins w:id="1374" w:author="Darcy Webber" w:date="2021-12-12T12:41:00Z">
        <w:r w:rsidRPr="00821B0A">
          <w:rPr>
            <w:rFonts w:ascii="Cambria Math" w:hAnsi="Cambria Math"/>
            <w:lang w:val="en-US"/>
            <w:rPrChange w:id="1375" w:author="Darcy Webber" w:date="2021-12-12T15:46:00Z">
              <w:rPr>
                <w:lang w:val="en-US"/>
              </w:rPr>
            </w:rPrChange>
          </w:rPr>
          <w:t>)</w:t>
        </w:r>
      </w:ins>
    </w:p>
    <w:p w14:paraId="1F74AF2D" w14:textId="77777777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1376" w:author="Darcy Webber" w:date="2021-12-12T12:41:00Z"/>
          <w:rFonts w:ascii="Cambria Math" w:hAnsi="Cambria Math"/>
          <w:lang w:val="en-US"/>
          <w:rPrChange w:id="1377" w:author="Darcy Webber" w:date="2021-12-12T15:46:00Z">
            <w:rPr>
              <w:ins w:id="1378" w:author="Darcy Webber" w:date="2021-12-12T12:41:00Z"/>
              <w:lang w:val="en-US"/>
            </w:rPr>
          </w:rPrChange>
        </w:rPr>
        <w:pPrChange w:id="1379" w:author="Darcy Webber" w:date="2021-12-12T15:46:00Z">
          <w:pPr>
            <w:pStyle w:val="BodyText"/>
            <w:spacing w:after="0"/>
          </w:pPr>
        </w:pPrChange>
      </w:pPr>
      <w:ins w:id="1380" w:author="Darcy Webber" w:date="2021-12-12T12:41:00Z">
        <w:r w:rsidRPr="00821B0A">
          <w:rPr>
            <w:rFonts w:ascii="Cambria Math" w:hAnsi="Cambria Math"/>
            <w:lang w:val="en-US"/>
            <w:rPrChange w:id="1381" w:author="Darcy Webber" w:date="2021-12-12T15:46:00Z">
              <w:rPr>
                <w:lang w:val="en-US"/>
              </w:rPr>
            </w:rPrChange>
          </w:rPr>
          <w:t>}</w:t>
        </w:r>
      </w:ins>
    </w:p>
    <w:p w14:paraId="37D3CD36" w14:textId="53746F40" w:rsidR="006E2A36" w:rsidRPr="00821B0A" w:rsidRDefault="006E2A36" w:rsidP="006E2A36">
      <w:pPr>
        <w:rPr>
          <w:ins w:id="1382" w:author="Darcy Webber" w:date="2021-12-12T08:05:00Z"/>
          <w:rFonts w:ascii="Times New Roman" w:hAnsi="Times New Roman" w:cs="Times New Roman"/>
          <w:lang w:val="en-US"/>
          <w:rPrChange w:id="1383" w:author="Darcy Webber" w:date="2021-12-12T15:46:00Z">
            <w:rPr>
              <w:ins w:id="1384" w:author="Darcy Webber" w:date="2021-12-12T08:05:00Z"/>
              <w:lang w:val="en-US"/>
            </w:rPr>
          </w:rPrChange>
        </w:rPr>
      </w:pPr>
    </w:p>
    <w:p w14:paraId="34DCD3E6" w14:textId="16B9FCBE" w:rsidR="006E2A36" w:rsidRPr="006E2A36" w:rsidRDefault="006E2A36" w:rsidP="006E2A36">
      <w:pPr>
        <w:rPr>
          <w:ins w:id="1385" w:author="Darcy Webber" w:date="2021-12-12T08:05:00Z"/>
          <w:lang w:val="en-US"/>
        </w:rPr>
      </w:pPr>
    </w:p>
    <w:p w14:paraId="7821C4DC" w14:textId="428A22D5" w:rsidR="006E2A36" w:rsidRPr="006E2A36" w:rsidRDefault="006E2A36" w:rsidP="006E2A36">
      <w:pPr>
        <w:rPr>
          <w:ins w:id="1386" w:author="Darcy Webber" w:date="2021-12-12T08:05:00Z"/>
          <w:lang w:val="en-US"/>
        </w:rPr>
      </w:pPr>
    </w:p>
    <w:p w14:paraId="48672968" w14:textId="38AC676E" w:rsidR="006E2A36" w:rsidRPr="006E2A36" w:rsidRDefault="006E2A36" w:rsidP="006E2A36">
      <w:pPr>
        <w:rPr>
          <w:ins w:id="1387" w:author="Darcy Webber" w:date="2021-12-12T08:05:00Z"/>
          <w:lang w:val="en-US"/>
        </w:rPr>
      </w:pPr>
    </w:p>
    <w:p w14:paraId="4908A8F9" w14:textId="6C473345" w:rsidR="006E2A36" w:rsidRPr="006E2A36" w:rsidRDefault="006E2A36" w:rsidP="006E2A36">
      <w:pPr>
        <w:rPr>
          <w:ins w:id="1388" w:author="Darcy Webber" w:date="2021-12-12T08:05:00Z"/>
          <w:lang w:val="en-US"/>
        </w:rPr>
      </w:pPr>
    </w:p>
    <w:p w14:paraId="0286BD9B" w14:textId="06248734" w:rsidR="006E2A36" w:rsidRPr="006E2A36" w:rsidRDefault="006E2A36" w:rsidP="006E2A36">
      <w:pPr>
        <w:rPr>
          <w:ins w:id="1389" w:author="Darcy Webber" w:date="2021-12-12T08:05:00Z"/>
          <w:lang w:val="en-US"/>
        </w:rPr>
      </w:pPr>
    </w:p>
    <w:p w14:paraId="13CD27A3" w14:textId="4076665E" w:rsidR="006E2A36" w:rsidRPr="006E2A36" w:rsidRDefault="006E2A36">
      <w:pPr>
        <w:tabs>
          <w:tab w:val="left" w:pos="3456"/>
        </w:tabs>
        <w:rPr>
          <w:lang w:val="en-US"/>
        </w:rPr>
        <w:pPrChange w:id="1390" w:author="Darcy Webber" w:date="2021-12-12T08:05:00Z">
          <w:pPr/>
        </w:pPrChange>
      </w:pPr>
      <w:ins w:id="1391" w:author="Darcy Webber" w:date="2021-12-12T08:05:00Z">
        <w:r>
          <w:rPr>
            <w:lang w:val="en-US"/>
          </w:rPr>
          <w:tab/>
        </w:r>
      </w:ins>
    </w:p>
    <w:sectPr w:rsidR="006E2A36" w:rsidRPr="006E2A36" w:rsidSect="00407D14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pgSz w:w="11906" w:h="16838" w:code="9"/>
      <w:pgMar w:top="1440" w:right="1440" w:bottom="1440" w:left="1440" w:header="706" w:footer="706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BC06B6" w14:textId="77777777" w:rsidR="00B95F90" w:rsidRDefault="00B95F90" w:rsidP="00B20036">
      <w:r>
        <w:separator/>
      </w:r>
    </w:p>
    <w:p w14:paraId="7F5A2FC2" w14:textId="77777777" w:rsidR="00B95F90" w:rsidRDefault="00B95F90" w:rsidP="00B20036"/>
  </w:endnote>
  <w:endnote w:type="continuationSeparator" w:id="0">
    <w:p w14:paraId="593BF160" w14:textId="77777777" w:rsidR="00B95F90" w:rsidRDefault="00B95F90" w:rsidP="00B20036">
      <w:r>
        <w:continuationSeparator/>
      </w:r>
    </w:p>
    <w:p w14:paraId="6BA7C78A" w14:textId="77777777" w:rsidR="00B95F90" w:rsidRDefault="00B95F90" w:rsidP="00B2003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Times New Roman Mäori">
    <w:altName w:val="Times New Roman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1D259" w14:textId="77777777" w:rsidR="005A7F21" w:rsidRDefault="00BB237A" w:rsidP="00B20036">
    <w:pPr>
      <w:pStyle w:val="Footer"/>
    </w:pPr>
    <w:r>
      <w:rPr>
        <w:noProof/>
      </w:rPr>
      <w:drawing>
        <wp:anchor distT="0" distB="0" distL="114300" distR="114300" simplePos="0" relativeHeight="251657728" behindDoc="0" locked="0" layoutInCell="1" allowOverlap="1" wp14:anchorId="7D01D26D" wp14:editId="7D01D26E">
          <wp:simplePos x="0" y="0"/>
          <wp:positionH relativeFrom="column">
            <wp:posOffset>-1274445</wp:posOffset>
          </wp:positionH>
          <wp:positionV relativeFrom="paragraph">
            <wp:posOffset>131445</wp:posOffset>
          </wp:positionV>
          <wp:extent cx="1656080" cy="168910"/>
          <wp:effectExtent l="19050" t="0" r="1270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6080" cy="1689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1D25C" w14:textId="39744750" w:rsidR="005A7F21" w:rsidRPr="00905DD5" w:rsidRDefault="005A7F21" w:rsidP="00B2003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1D25D" w14:textId="77777777" w:rsidR="005A7F21" w:rsidRPr="003605BC" w:rsidRDefault="005A7F21" w:rsidP="00B20036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1D25F" w14:textId="77777777" w:rsidR="005A7F21" w:rsidRPr="005B359B" w:rsidRDefault="005A7F21" w:rsidP="00B20036">
    <w:pPr>
      <w:pStyle w:val="Footer"/>
    </w:pPr>
  </w:p>
  <w:p w14:paraId="7D01D260" w14:textId="77777777" w:rsidR="005A7F21" w:rsidRPr="005B359B" w:rsidRDefault="005A7F21" w:rsidP="00B20036">
    <w:pPr>
      <w:pStyle w:val="Footer"/>
    </w:pPr>
    <w:bookmarkStart w:id="4" w:name="PMFooterFirstPage"/>
    <w:bookmarkEnd w:id="4"/>
  </w:p>
  <w:p w14:paraId="7D01D261" w14:textId="77777777" w:rsidR="005A7F21" w:rsidRPr="005B359B" w:rsidRDefault="005A7F21" w:rsidP="00B20036">
    <w:pPr>
      <w:pStyle w:val="Footer"/>
    </w:pPr>
  </w:p>
  <w:p w14:paraId="7D01D262" w14:textId="5BCF09AF" w:rsidR="005A7F21" w:rsidRPr="005B359B" w:rsidRDefault="005A7F21" w:rsidP="00B20036">
    <w:pPr>
      <w:pStyle w:val="Footer"/>
    </w:pPr>
    <w:bookmarkStart w:id="5" w:name="MeridioDocumentIDFirstPage"/>
    <w:bookmarkEnd w:id="5"/>
    <w:r w:rsidRPr="005B359B">
      <w:tab/>
      <w:t xml:space="preserve">Page </w:t>
    </w:r>
    <w:r w:rsidR="00541EEF" w:rsidRPr="005B359B">
      <w:fldChar w:fldCharType="begin"/>
    </w:r>
    <w:r w:rsidRPr="005B359B">
      <w:instrText xml:space="preserve"> PAGE </w:instrText>
    </w:r>
    <w:r w:rsidR="00541EEF" w:rsidRPr="005B359B">
      <w:fldChar w:fldCharType="separate"/>
    </w:r>
    <w:r>
      <w:rPr>
        <w:noProof/>
      </w:rPr>
      <w:t>1</w:t>
    </w:r>
    <w:r w:rsidR="00541EEF" w:rsidRPr="005B359B">
      <w:fldChar w:fldCharType="end"/>
    </w:r>
    <w:r w:rsidRPr="005B359B">
      <w:t xml:space="preserve"> of </w:t>
    </w:r>
    <w:r w:rsidR="00541EEF" w:rsidRPr="005B359B">
      <w:fldChar w:fldCharType="begin"/>
    </w:r>
    <w:r w:rsidRPr="005B359B">
      <w:instrText xml:space="preserve"> NUMPAGES  </w:instrText>
    </w:r>
    <w:r w:rsidR="00541EEF" w:rsidRPr="005B359B">
      <w:fldChar w:fldCharType="separate"/>
    </w:r>
    <w:r>
      <w:rPr>
        <w:noProof/>
      </w:rPr>
      <w:t>8</w:t>
    </w:r>
    <w:r w:rsidR="00541EEF" w:rsidRPr="005B359B">
      <w:fldChar w:fldCharType="end"/>
    </w:r>
    <w:r w:rsidRPr="005B359B">
      <w:tab/>
    </w:r>
    <w:r w:rsidR="00541EEF" w:rsidRPr="005B359B">
      <w:fldChar w:fldCharType="begin"/>
    </w:r>
    <w:r w:rsidRPr="005B359B">
      <w:instrText xml:space="preserve"> SAVEDATE  \@ "dddd, d MMMM yyyy"  \* MERGEFORMAT </w:instrText>
    </w:r>
    <w:r w:rsidR="00541EEF" w:rsidRPr="005B359B">
      <w:fldChar w:fldCharType="separate"/>
    </w:r>
    <w:ins w:id="6" w:author="Darcy Webber" w:date="2021-12-14T08:11:00Z">
      <w:r w:rsidR="005D6E5B">
        <w:rPr>
          <w:noProof/>
        </w:rPr>
        <w:t>Monday, 13 December 2021</w:t>
      </w:r>
    </w:ins>
    <w:del w:id="7" w:author="Darcy Webber" w:date="2021-12-12T08:06:00Z">
      <w:r w:rsidR="004E3AD0" w:rsidDel="006E2A36">
        <w:rPr>
          <w:noProof/>
        </w:rPr>
        <w:delText>Monday, 6 December 2021</w:delText>
      </w:r>
    </w:del>
    <w:r w:rsidR="00541EEF" w:rsidRPr="005B359B">
      <w:fldChar w:fldCharType="end"/>
    </w:r>
    <w:r w:rsidRPr="005B359B">
      <w:t xml:space="preserve">  </w:t>
    </w:r>
    <w:r w:rsidR="00541EEF" w:rsidRPr="005B359B">
      <w:fldChar w:fldCharType="begin"/>
    </w:r>
    <w:r w:rsidRPr="005B359B">
      <w:instrText xml:space="preserve"> SAVEDATE  \@ "h:mm am/pm"  \* MERGEFORMAT </w:instrText>
    </w:r>
    <w:r w:rsidR="00541EEF" w:rsidRPr="005B359B">
      <w:fldChar w:fldCharType="separate"/>
    </w:r>
    <w:ins w:id="8" w:author="Darcy Webber" w:date="2021-12-14T08:11:00Z">
      <w:r w:rsidR="005D6E5B">
        <w:rPr>
          <w:noProof/>
        </w:rPr>
        <w:t>3:58 pm</w:t>
      </w:r>
    </w:ins>
    <w:del w:id="9" w:author="Darcy Webber" w:date="2021-12-12T07:35:00Z">
      <w:r w:rsidR="008E7C70" w:rsidDel="004E3AD0">
        <w:rPr>
          <w:noProof/>
        </w:rPr>
        <w:delText>9:58 am</w:delText>
      </w:r>
    </w:del>
    <w:r w:rsidR="00541EEF" w:rsidRPr="005B359B"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8F37B3" w14:textId="0ADA9EB9" w:rsidR="007B0198" w:rsidRPr="00905DD5" w:rsidRDefault="007B0198" w:rsidP="007B0198">
    <w:pPr>
      <w:pStyle w:val="Footer"/>
      <w:pBdr>
        <w:top w:val="single" w:sz="4" w:space="1" w:color="auto"/>
      </w:pBdr>
      <w:tabs>
        <w:tab w:val="right" w:pos="9072"/>
      </w:tabs>
      <w:rPr>
        <w:rFonts w:ascii="Arial Narrow" w:hAnsi="Arial Narrow"/>
        <w:sz w:val="18"/>
        <w:szCs w:val="18"/>
      </w:rPr>
    </w:pPr>
    <w:r w:rsidRPr="004F3B8F">
      <w:rPr>
        <w:rStyle w:val="PageNumber"/>
        <w:rFonts w:ascii="Arial Narrow" w:hAnsi="Arial Narrow"/>
        <w:sz w:val="18"/>
        <w:szCs w:val="18"/>
      </w:rPr>
      <w:fldChar w:fldCharType="begin"/>
    </w:r>
    <w:r w:rsidRPr="004F3B8F">
      <w:rPr>
        <w:rStyle w:val="PageNumber"/>
        <w:rFonts w:ascii="Arial Narrow" w:hAnsi="Arial Narrow"/>
        <w:sz w:val="18"/>
        <w:szCs w:val="18"/>
      </w:rPr>
      <w:instrText xml:space="preserve"> PAGE </w:instrText>
    </w:r>
    <w:r w:rsidRPr="004F3B8F">
      <w:rPr>
        <w:rStyle w:val="PageNumber"/>
        <w:rFonts w:ascii="Arial Narrow" w:hAnsi="Arial Narrow"/>
        <w:sz w:val="18"/>
        <w:szCs w:val="18"/>
      </w:rPr>
      <w:fldChar w:fldCharType="separate"/>
    </w:r>
    <w:r>
      <w:rPr>
        <w:rStyle w:val="PageNumber"/>
        <w:rFonts w:ascii="Arial Narrow" w:hAnsi="Arial Narrow"/>
        <w:sz w:val="18"/>
        <w:szCs w:val="18"/>
      </w:rPr>
      <w:t>2</w:t>
    </w:r>
    <w:r w:rsidRPr="004F3B8F">
      <w:rPr>
        <w:rStyle w:val="PageNumber"/>
        <w:rFonts w:ascii="Arial Narrow" w:hAnsi="Arial Narrow"/>
        <w:sz w:val="18"/>
        <w:szCs w:val="18"/>
      </w:rPr>
      <w:fldChar w:fldCharType="end"/>
    </w:r>
    <w:r w:rsidRPr="004F3B8F">
      <w:rPr>
        <w:rStyle w:val="PageNumber"/>
        <w:rFonts w:ascii="Arial Narrow" w:hAnsi="Arial Narrow"/>
        <w:sz w:val="18"/>
        <w:szCs w:val="18"/>
      </w:rPr>
      <w:t xml:space="preserve"> </w:t>
    </w:r>
    <w:r w:rsidRPr="004F3B8F">
      <w:rPr>
        <w:rFonts w:ascii="Arial Narrow" w:hAnsi="Arial Narrow"/>
        <w:sz w:val="18"/>
        <w:szCs w:val="18"/>
      </w:rPr>
      <w:sym w:font="Symbol" w:char="F0B7"/>
    </w:r>
    <w:r>
      <w:rPr>
        <w:rFonts w:ascii="Arial Narrow" w:hAnsi="Arial Narrow"/>
        <w:sz w:val="18"/>
        <w:szCs w:val="18"/>
      </w:rPr>
      <w:t xml:space="preserve"> </w:t>
    </w:r>
    <w:del w:id="1392" w:author="Darcy Webber" w:date="2021-12-12T08:16:00Z">
      <w:r w:rsidRPr="004D7D4F" w:rsidDel="00606B52">
        <w:rPr>
          <w:rFonts w:ascii="Arial Narrow" w:hAnsi="Arial Narrow"/>
          <w:sz w:val="18"/>
          <w:szCs w:val="18"/>
        </w:rPr>
        <w:delText>Spatial-temporal distribution of inshore fish and cephalopod species</w:delText>
      </w:r>
    </w:del>
    <w:ins w:id="1393" w:author="Darcy Webber" w:date="2021-12-12T08:16:00Z">
      <w:r w:rsidR="00606B52">
        <w:rPr>
          <w:rFonts w:ascii="Arial Narrow" w:hAnsi="Arial Narrow"/>
          <w:sz w:val="18"/>
          <w:szCs w:val="18"/>
        </w:rPr>
        <w:t>Creating standard grids</w:t>
      </w:r>
    </w:ins>
    <w:r w:rsidRPr="004F3B8F">
      <w:rPr>
        <w:rStyle w:val="PageNumber"/>
        <w:rFonts w:ascii="Arial Narrow" w:hAnsi="Arial Narrow"/>
        <w:sz w:val="18"/>
        <w:szCs w:val="18"/>
      </w:rPr>
      <w:tab/>
    </w:r>
    <w:ins w:id="1394" w:author="Darcy Webber" w:date="2021-12-12T08:16:00Z">
      <w:r w:rsidR="00606B52">
        <w:rPr>
          <w:rStyle w:val="PageNumber"/>
          <w:rFonts w:ascii="Arial Narrow" w:hAnsi="Arial Narrow"/>
          <w:sz w:val="18"/>
          <w:szCs w:val="18"/>
        </w:rPr>
        <w:tab/>
      </w:r>
    </w:ins>
    <w:r>
      <w:rPr>
        <w:rFonts w:ascii="Arial Narrow" w:hAnsi="Arial Narrow"/>
        <w:sz w:val="18"/>
        <w:szCs w:val="18"/>
      </w:rPr>
      <w:t>Fisheries New Zealand</w:t>
    </w:r>
  </w:p>
  <w:p w14:paraId="7D01D264" w14:textId="77777777" w:rsidR="005A7F21" w:rsidRDefault="005A7F21" w:rsidP="00B20036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01F0D" w14:textId="1C4F4C0D" w:rsidR="00F422A8" w:rsidRPr="00A1541F" w:rsidDel="00BD62BE" w:rsidRDefault="00F422A8" w:rsidP="00F422A8">
    <w:pPr>
      <w:pStyle w:val="Footer"/>
      <w:pBdr>
        <w:top w:val="single" w:sz="4" w:space="1" w:color="auto"/>
      </w:pBdr>
      <w:tabs>
        <w:tab w:val="right" w:pos="9072"/>
      </w:tabs>
      <w:rPr>
        <w:del w:id="1395" w:author="Darcy Webber" w:date="2021-12-12T08:09:00Z"/>
        <w:rFonts w:ascii="Arial Narrow" w:hAnsi="Arial Narrow"/>
        <w:sz w:val="18"/>
        <w:szCs w:val="18"/>
      </w:rPr>
    </w:pPr>
    <w:r>
      <w:rPr>
        <w:rFonts w:ascii="Arial Narrow" w:hAnsi="Arial Narrow"/>
        <w:sz w:val="18"/>
        <w:szCs w:val="18"/>
      </w:rPr>
      <w:t>Fisheries New Zealand</w:t>
    </w:r>
    <w:r>
      <w:rPr>
        <w:rFonts w:ascii="Arial Narrow" w:hAnsi="Arial Narrow"/>
        <w:sz w:val="18"/>
        <w:szCs w:val="18"/>
      </w:rPr>
      <w:tab/>
    </w:r>
    <w:ins w:id="1396" w:author="Darcy Webber" w:date="2021-12-12T08:16:00Z">
      <w:r w:rsidR="00606B52">
        <w:rPr>
          <w:rFonts w:ascii="Arial Narrow" w:hAnsi="Arial Narrow"/>
          <w:sz w:val="18"/>
          <w:szCs w:val="18"/>
        </w:rPr>
        <w:tab/>
      </w:r>
    </w:ins>
    <w:del w:id="1397" w:author="Darcy Webber" w:date="2021-12-12T08:16:00Z">
      <w:r w:rsidR="004D7D4F" w:rsidRPr="004D7D4F" w:rsidDel="00606B52">
        <w:rPr>
          <w:rFonts w:ascii="Arial Narrow" w:hAnsi="Arial Narrow"/>
          <w:sz w:val="18"/>
          <w:szCs w:val="18"/>
        </w:rPr>
        <w:delText>Spatial-temporal distribution of inshore fish and cephalopod species</w:delText>
      </w:r>
    </w:del>
    <w:ins w:id="1398" w:author="Darcy Webber" w:date="2021-12-12T08:16:00Z">
      <w:r w:rsidR="00606B52">
        <w:rPr>
          <w:rFonts w:ascii="Arial Narrow" w:hAnsi="Arial Narrow"/>
          <w:sz w:val="18"/>
          <w:szCs w:val="18"/>
        </w:rPr>
        <w:t>Creating standard grids</w:t>
      </w:r>
    </w:ins>
    <w:r w:rsidR="004D7D4F" w:rsidRPr="004D7D4F">
      <w:rPr>
        <w:rFonts w:ascii="Arial Narrow" w:hAnsi="Arial Narrow"/>
        <w:sz w:val="18"/>
        <w:szCs w:val="18"/>
      </w:rPr>
      <w:t xml:space="preserve"> </w:t>
    </w:r>
    <w:r w:rsidRPr="004F3B8F">
      <w:rPr>
        <w:rFonts w:ascii="Arial Narrow" w:hAnsi="Arial Narrow"/>
        <w:sz w:val="18"/>
        <w:szCs w:val="18"/>
      </w:rPr>
      <w:sym w:font="Symbol" w:char="F0B7"/>
    </w:r>
    <w:r w:rsidRPr="004F3B8F">
      <w:rPr>
        <w:rFonts w:ascii="Arial Narrow" w:hAnsi="Arial Narrow"/>
        <w:sz w:val="18"/>
        <w:szCs w:val="18"/>
      </w:rPr>
      <w:t xml:space="preserve"> </w:t>
    </w:r>
    <w:r w:rsidRPr="001B5D91">
      <w:rPr>
        <w:rFonts w:ascii="Arial Narrow" w:hAnsi="Arial Narrow"/>
        <w:sz w:val="18"/>
        <w:szCs w:val="18"/>
      </w:rPr>
      <w:fldChar w:fldCharType="begin"/>
    </w:r>
    <w:r w:rsidRPr="001B5D91">
      <w:rPr>
        <w:rFonts w:ascii="Arial Narrow" w:hAnsi="Arial Narrow"/>
        <w:sz w:val="18"/>
        <w:szCs w:val="18"/>
      </w:rPr>
      <w:instrText xml:space="preserve"> PAGE   \* MERGEFORMAT </w:instrText>
    </w:r>
    <w:r w:rsidRPr="001B5D91">
      <w:rPr>
        <w:rFonts w:ascii="Arial Narrow" w:hAnsi="Arial Narrow"/>
        <w:sz w:val="18"/>
        <w:szCs w:val="18"/>
      </w:rPr>
      <w:fldChar w:fldCharType="separate"/>
    </w:r>
    <w:r>
      <w:rPr>
        <w:rFonts w:ascii="Arial Narrow" w:hAnsi="Arial Narrow"/>
        <w:sz w:val="18"/>
        <w:szCs w:val="18"/>
      </w:rPr>
      <w:t>1</w:t>
    </w:r>
    <w:r w:rsidRPr="001B5D91">
      <w:rPr>
        <w:rFonts w:ascii="Arial Narrow" w:hAnsi="Arial Narrow"/>
        <w:noProof/>
        <w:sz w:val="18"/>
        <w:szCs w:val="18"/>
      </w:rPr>
      <w:fldChar w:fldCharType="end"/>
    </w:r>
  </w:p>
  <w:p w14:paraId="7D01D266" w14:textId="77777777" w:rsidR="005A7F21" w:rsidRDefault="005A7F21">
    <w:pPr>
      <w:pStyle w:val="Footer"/>
      <w:pBdr>
        <w:top w:val="single" w:sz="4" w:space="1" w:color="auto"/>
      </w:pBdr>
      <w:tabs>
        <w:tab w:val="right" w:pos="9072"/>
      </w:tabs>
      <w:pPrChange w:id="1399" w:author="Darcy Webber" w:date="2021-12-12T08:09:00Z">
        <w:pPr/>
      </w:pPrChange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3E6067" w14:textId="77777777" w:rsidR="00B95F90" w:rsidRDefault="00B95F90" w:rsidP="00B20036">
      <w:r>
        <w:separator/>
      </w:r>
    </w:p>
    <w:p w14:paraId="2405389F" w14:textId="77777777" w:rsidR="00B95F90" w:rsidRDefault="00B95F90" w:rsidP="00B20036"/>
  </w:footnote>
  <w:footnote w:type="continuationSeparator" w:id="0">
    <w:p w14:paraId="4DF87748" w14:textId="77777777" w:rsidR="00B95F90" w:rsidRDefault="00B95F90" w:rsidP="00B20036">
      <w:r>
        <w:continuationSeparator/>
      </w:r>
    </w:p>
    <w:p w14:paraId="5004D39B" w14:textId="77777777" w:rsidR="00B95F90" w:rsidRDefault="00B95F90" w:rsidP="00B2003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1DE363" w14:textId="0516B360" w:rsidR="00825BFF" w:rsidRDefault="001605B8">
    <w:pPr>
      <w:pStyle w:val="Header"/>
    </w:pPr>
    <w:r>
      <w:rPr>
        <w:noProof/>
      </w:rPr>
      <w:pict w14:anchorId="051B584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15782766" o:spid="_x0000_s1026" type="#_x0000_t136" style="position:absolute;margin-left:0;margin-top:0;width:569.25pt;height:66.95pt;rotation:315;z-index:-251650560;mso-position-horizontal:center;mso-position-horizontal-relative:margin;mso-position-vertical:center;mso-position-vertical-relative:margin" o:allowincell="f" fillcolor="#a5a5a5 [2092]" stroked="f">
          <v:fill opacity=".5"/>
          <v:textpath style="font-family:&quot;Times New Roman&quot;;font-size:1pt" string="DRAFT - do not circulate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1D258" w14:textId="02C118B9" w:rsidR="005A7F21" w:rsidRDefault="001605B8" w:rsidP="00B20036">
    <w:pPr>
      <w:pStyle w:val="Header"/>
    </w:pPr>
    <w:r>
      <w:rPr>
        <w:noProof/>
      </w:rPr>
      <w:pict w14:anchorId="10896A5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15782767" o:spid="_x0000_s1027" type="#_x0000_t136" style="position:absolute;margin-left:0;margin-top:0;width:569.25pt;height:66.95pt;rotation:315;z-index:-251648512;mso-position-horizontal:center;mso-position-horizontal-relative:margin;mso-position-vertical:center;mso-position-vertical-relative:margin" o:allowincell="f" fillcolor="#a5a5a5 [2092]" stroked="f">
          <v:fill opacity=".5"/>
          <v:textpath style="font-family:&quot;Times New Roman&quot;;font-size:1pt" string="DRAFT - do not circulate"/>
          <w10:wrap anchorx="margin" anchory="margin"/>
        </v:shape>
      </w:pict>
    </w:r>
    <w:r w:rsidR="008C47F4">
      <w:rPr>
        <w:noProof/>
      </w:rPr>
      <w:drawing>
        <wp:anchor distT="0" distB="0" distL="114300" distR="114300" simplePos="0" relativeHeight="251661824" behindDoc="1" locked="0" layoutInCell="1" allowOverlap="1" wp14:anchorId="7D01D267" wp14:editId="7D01D268">
          <wp:simplePos x="0" y="0"/>
          <wp:positionH relativeFrom="column">
            <wp:posOffset>-1492898</wp:posOffset>
          </wp:positionH>
          <wp:positionV relativeFrom="paragraph">
            <wp:posOffset>-55984</wp:posOffset>
          </wp:positionV>
          <wp:extent cx="2751455" cy="608330"/>
          <wp:effectExtent l="0" t="0" r="0" b="127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51455" cy="6083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B237A">
      <w:rPr>
        <w:noProof/>
      </w:rPr>
      <w:drawing>
        <wp:anchor distT="0" distB="0" distL="114300" distR="114300" simplePos="0" relativeHeight="251659776" behindDoc="1" locked="0" layoutInCell="1" allowOverlap="1" wp14:anchorId="7D01D269" wp14:editId="7D01D26A">
          <wp:simplePos x="0" y="0"/>
          <wp:positionH relativeFrom="column">
            <wp:posOffset>-3348355</wp:posOffset>
          </wp:positionH>
          <wp:positionV relativeFrom="paragraph">
            <wp:posOffset>4690745</wp:posOffset>
          </wp:positionV>
          <wp:extent cx="7397750" cy="4792345"/>
          <wp:effectExtent l="19050" t="0" r="0" b="0"/>
          <wp:wrapNone/>
          <wp:docPr id="1" name="Picture 0" descr="aber reports-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0" descr="aber reports-1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97750" cy="47923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BB237A">
      <w:rPr>
        <w:noProof/>
      </w:rPr>
      <w:drawing>
        <wp:anchor distT="0" distB="0" distL="114300" distR="114300" simplePos="0" relativeHeight="251656704" behindDoc="0" locked="0" layoutInCell="1" allowOverlap="1" wp14:anchorId="7D01D26B" wp14:editId="7D01D26C">
          <wp:simplePos x="0" y="0"/>
          <wp:positionH relativeFrom="column">
            <wp:posOffset>-3159125</wp:posOffset>
          </wp:positionH>
          <wp:positionV relativeFrom="paragraph">
            <wp:posOffset>-683260</wp:posOffset>
          </wp:positionV>
          <wp:extent cx="1969770" cy="11201400"/>
          <wp:effectExtent l="1905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69770" cy="11201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DB598" w14:textId="0BA8094D" w:rsidR="00825BFF" w:rsidRDefault="001605B8">
    <w:pPr>
      <w:pStyle w:val="Header"/>
    </w:pPr>
    <w:r>
      <w:rPr>
        <w:noProof/>
      </w:rPr>
      <w:pict w14:anchorId="6436214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15782765" o:spid="_x0000_s1025" type="#_x0000_t136" style="position:absolute;margin-left:0;margin-top:0;width:569.25pt;height:66.95pt;rotation:315;z-index:-251652608;mso-position-horizontal:center;mso-position-horizontal-relative:margin;mso-position-vertical:center;mso-position-vertical-relative:margin" o:allowincell="f" fillcolor="#a5a5a5 [2092]" stroked="f">
          <v:fill opacity=".5"/>
          <v:textpath style="font-family:&quot;Times New Roman&quot;;font-size:1pt" string="DRAFT - do not circulate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1D25A" w14:textId="698BEB84" w:rsidR="005A7F21" w:rsidRPr="00B03FF0" w:rsidRDefault="001605B8" w:rsidP="00B20036">
    <w:pPr>
      <w:pStyle w:val="Header"/>
    </w:pPr>
    <w:bookmarkStart w:id="1" w:name="PMHeaderEvenPage"/>
    <w:bookmarkEnd w:id="1"/>
    <w:r>
      <w:rPr>
        <w:noProof/>
      </w:rPr>
      <w:pict w14:anchorId="4E7B417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15782769" o:spid="_x0000_s1029" type="#_x0000_t136" style="position:absolute;margin-left:0;margin-top:0;width:569.25pt;height:66.95pt;rotation:315;z-index:-251644416;mso-position-horizontal:center;mso-position-horizontal-relative:margin;mso-position-vertical:center;mso-position-vertical-relative:margin" o:allowincell="f" fillcolor="#a5a5a5 [2092]" stroked="f">
          <v:fill opacity=".5"/>
          <v:textpath style="font-family:&quot;Times New Roman&quot;;font-size:1pt" string="DRAFT - do not circulate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1D25B" w14:textId="7B4FDD64" w:rsidR="005A7F21" w:rsidRPr="008D6563" w:rsidRDefault="001605B8" w:rsidP="00B20036">
    <w:pPr>
      <w:pStyle w:val="Header"/>
    </w:pPr>
    <w:bookmarkStart w:id="2" w:name="PMHeader"/>
    <w:bookmarkEnd w:id="2"/>
    <w:r>
      <w:rPr>
        <w:noProof/>
      </w:rPr>
      <w:pict w14:anchorId="5C24655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15782770" o:spid="_x0000_s1030" type="#_x0000_t136" style="position:absolute;margin-left:0;margin-top:0;width:569.25pt;height:66.95pt;rotation:315;z-index:-251642368;mso-position-horizontal:center;mso-position-horizontal-relative:margin;mso-position-vertical:center;mso-position-vertical-relative:margin" o:allowincell="f" fillcolor="#a5a5a5 [2092]" stroked="f">
          <v:fill opacity=".5"/>
          <v:textpath style="font-family:&quot;Times New Roman&quot;;font-size:1pt" string="DRAFT - do not circulate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1D25E" w14:textId="48F0CC6C" w:rsidR="005A7F21" w:rsidRPr="00B03FF0" w:rsidRDefault="001605B8" w:rsidP="00B20036">
    <w:pPr>
      <w:pStyle w:val="Header"/>
    </w:pPr>
    <w:bookmarkStart w:id="3" w:name="PMHeaderFirstPage"/>
    <w:bookmarkEnd w:id="3"/>
    <w:r>
      <w:rPr>
        <w:noProof/>
      </w:rPr>
      <w:pict w14:anchorId="714A42C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15782768" o:spid="_x0000_s1028" type="#_x0000_t136" style="position:absolute;margin-left:0;margin-top:0;width:569.25pt;height:66.95pt;rotation:315;z-index:-251646464;mso-position-horizontal:center;mso-position-horizontal-relative:margin;mso-position-vertical:center;mso-position-vertical-relative:margin" o:allowincell="f" fillcolor="#a5a5a5 [2092]" stroked="f">
          <v:fill opacity=".5"/>
          <v:textpath style="font-family:&quot;Times New Roman&quot;;font-size:1pt" string="DRAFT - do not circulate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E1ED7" w14:textId="7B764760" w:rsidR="00825BFF" w:rsidRDefault="001605B8">
    <w:pPr>
      <w:pStyle w:val="Header"/>
    </w:pPr>
    <w:r>
      <w:rPr>
        <w:noProof/>
      </w:rPr>
      <w:pict w14:anchorId="07F5CAE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15782772" o:spid="_x0000_s1032" type="#_x0000_t136" style="position:absolute;margin-left:0;margin-top:0;width:569.25pt;height:66.95pt;rotation:315;z-index:-251638272;mso-position-horizontal:center;mso-position-horizontal-relative:margin;mso-position-vertical:center;mso-position-vertical-relative:margin" o:allowincell="f" fillcolor="#a5a5a5 [2092]" stroked="f">
          <v:fill opacity=".5"/>
          <v:textpath style="font-family:&quot;Times New Roman&quot;;font-size:1pt" string="DRAFT - do not circulate"/>
          <w10:wrap anchorx="margin" anchory="margin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45E64F" w14:textId="02ECFDEF" w:rsidR="00825BFF" w:rsidRDefault="001605B8">
    <w:pPr>
      <w:pStyle w:val="Header"/>
    </w:pPr>
    <w:r>
      <w:rPr>
        <w:noProof/>
      </w:rPr>
      <w:pict w14:anchorId="0D90B14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15782773" o:spid="_x0000_s1033" type="#_x0000_t136" style="position:absolute;margin-left:0;margin-top:0;width:569.25pt;height:66.95pt;rotation:315;z-index:-251636224;mso-position-horizontal:center;mso-position-horizontal-relative:margin;mso-position-vertical:center;mso-position-vertical-relative:margin" o:allowincell="f" fillcolor="#a5a5a5 [2092]" stroked="f">
          <v:fill opacity=".5"/>
          <v:textpath style="font-family:&quot;Times New Roman&quot;;font-size:1pt" string="DRAFT - do not circulate"/>
          <w10:wrap anchorx="margin" anchory="margin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0B256" w14:textId="4FA8685F" w:rsidR="00825BFF" w:rsidRDefault="001605B8">
    <w:pPr>
      <w:pStyle w:val="Header"/>
    </w:pPr>
    <w:r>
      <w:rPr>
        <w:noProof/>
      </w:rPr>
      <w:pict w14:anchorId="59092A4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15782771" o:spid="_x0000_s1031" type="#_x0000_t136" style="position:absolute;margin-left:0;margin-top:0;width:569.25pt;height:66.95pt;rotation:315;z-index:-251640320;mso-position-horizontal:center;mso-position-horizontal-relative:margin;mso-position-vertical:center;mso-position-vertical-relative:margin" o:allowincell="f" fillcolor="#a5a5a5 [2092]" stroked="f">
          <v:fill opacity=".5"/>
          <v:textpath style="font-family:&quot;Times New Roman&quot;;font-size:1pt" string="DRAFT - do not circulate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C6A42158"/>
    <w:lvl w:ilvl="0">
      <w:start w:val="1"/>
      <w:numFmt w:val="lowerLetter"/>
      <w:pStyle w:val="ListNumber2"/>
      <w:lvlText w:val="%1)"/>
      <w:lvlJc w:val="left"/>
      <w:pPr>
        <w:tabs>
          <w:tab w:val="num" w:pos="284"/>
        </w:tabs>
        <w:ind w:left="284" w:hanging="284"/>
      </w:pPr>
      <w:rPr>
        <w:rFonts w:cs="Times New Roman" w:hint="default"/>
      </w:rPr>
    </w:lvl>
  </w:abstractNum>
  <w:abstractNum w:abstractNumId="1" w15:restartNumberingAfterBreak="0">
    <w:nsid w:val="FFFFFF83"/>
    <w:multiLevelType w:val="singleLevel"/>
    <w:tmpl w:val="F7E22F66"/>
    <w:lvl w:ilvl="0">
      <w:start w:val="1"/>
      <w:numFmt w:val="bullet"/>
      <w:pStyle w:val="ListBullet2"/>
      <w:lvlText w:val="−"/>
      <w:lvlJc w:val="left"/>
      <w:pPr>
        <w:tabs>
          <w:tab w:val="num" w:pos="566"/>
        </w:tabs>
        <w:ind w:left="566" w:hanging="283"/>
      </w:pPr>
      <w:rPr>
        <w:rFonts w:ascii="Times New Roman" w:hAnsi="Times New Roman" w:hint="default"/>
      </w:rPr>
    </w:lvl>
  </w:abstractNum>
  <w:abstractNum w:abstractNumId="2" w15:restartNumberingAfterBreak="0">
    <w:nsid w:val="FFFFFF88"/>
    <w:multiLevelType w:val="singleLevel"/>
    <w:tmpl w:val="2A2418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2334F2A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532C75"/>
    <w:multiLevelType w:val="hybridMultilevel"/>
    <w:tmpl w:val="7FC665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630583"/>
    <w:multiLevelType w:val="multilevel"/>
    <w:tmpl w:val="1409001F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cs="Times New Roman"/>
      </w:rPr>
    </w:lvl>
  </w:abstractNum>
  <w:abstractNum w:abstractNumId="6" w15:restartNumberingAfterBreak="0">
    <w:nsid w:val="0EED5FEF"/>
    <w:multiLevelType w:val="hybridMultilevel"/>
    <w:tmpl w:val="4300EDA2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FD3AD5"/>
    <w:multiLevelType w:val="hybridMultilevel"/>
    <w:tmpl w:val="1902DC6E"/>
    <w:lvl w:ilvl="0" w:tplc="0809000B">
      <w:start w:val="3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346790"/>
    <w:multiLevelType w:val="hybridMultilevel"/>
    <w:tmpl w:val="A9443EB4"/>
    <w:lvl w:ilvl="0" w:tplc="1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1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1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3A8E27D9"/>
    <w:multiLevelType w:val="hybridMultilevel"/>
    <w:tmpl w:val="E7CAF3F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242531"/>
    <w:multiLevelType w:val="multilevel"/>
    <w:tmpl w:val="BA18D6FA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decimal"/>
      <w:pStyle w:val="Heading2"/>
      <w:isLgl/>
      <w:lvlText w:val="%1.%2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cs="Times New Roman" w:hint="default"/>
      </w:rPr>
    </w:lvl>
  </w:abstractNum>
  <w:abstractNum w:abstractNumId="11" w15:restartNumberingAfterBreak="0">
    <w:nsid w:val="3B7B1C5F"/>
    <w:multiLevelType w:val="hybridMultilevel"/>
    <w:tmpl w:val="346697D6"/>
    <w:lvl w:ilvl="0" w:tplc="72EE9182">
      <w:start w:val="1"/>
      <w:numFmt w:val="decimal"/>
      <w:lvlText w:val="%1."/>
      <w:lvlJc w:val="left"/>
      <w:pPr>
        <w:ind w:left="720" w:hanging="360"/>
      </w:pPr>
      <w:rPr>
        <w:i/>
        <w:iCs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A80FC5"/>
    <w:multiLevelType w:val="hybridMultilevel"/>
    <w:tmpl w:val="7BBC573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2E1E2E"/>
    <w:multiLevelType w:val="multilevel"/>
    <w:tmpl w:val="76924090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4DCD7792"/>
    <w:multiLevelType w:val="singleLevel"/>
    <w:tmpl w:val="E8384DC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61541F2C"/>
    <w:multiLevelType w:val="singleLevel"/>
    <w:tmpl w:val="755A64F6"/>
    <w:lvl w:ilvl="0">
      <w:start w:val="1"/>
      <w:numFmt w:val="decimal"/>
      <w:pStyle w:val="ListNumber"/>
      <w:lvlText w:val="%1."/>
      <w:lvlJc w:val="left"/>
      <w:pPr>
        <w:tabs>
          <w:tab w:val="num" w:pos="1778"/>
        </w:tabs>
        <w:ind w:left="1758" w:hanging="340"/>
      </w:pPr>
      <w:rPr>
        <w:rFonts w:ascii="Times New Roman" w:hAnsi="Times New Roman" w:cs="Times New Roman" w:hint="default"/>
        <w:b w:val="0"/>
        <w:i w:val="0"/>
        <w:sz w:val="24"/>
        <w:effect w:val="none"/>
      </w:rPr>
    </w:lvl>
  </w:abstractNum>
  <w:abstractNum w:abstractNumId="16" w15:restartNumberingAfterBreak="0">
    <w:nsid w:val="727B3808"/>
    <w:multiLevelType w:val="hybridMultilevel"/>
    <w:tmpl w:val="AEE64A0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525BC0"/>
    <w:multiLevelType w:val="hybridMultilevel"/>
    <w:tmpl w:val="33049D7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15"/>
  </w:num>
  <w:num w:numId="4">
    <w:abstractNumId w:val="14"/>
  </w:num>
  <w:num w:numId="5">
    <w:abstractNumId w:val="10"/>
  </w:num>
  <w:num w:numId="6">
    <w:abstractNumId w:val="11"/>
  </w:num>
  <w:num w:numId="7">
    <w:abstractNumId w:val="4"/>
  </w:num>
  <w:num w:numId="8">
    <w:abstractNumId w:val="9"/>
  </w:num>
  <w:num w:numId="9">
    <w:abstractNumId w:val="12"/>
  </w:num>
  <w:num w:numId="10">
    <w:abstractNumId w:val="17"/>
  </w:num>
  <w:num w:numId="11">
    <w:abstractNumId w:val="13"/>
  </w:num>
  <w:num w:numId="12">
    <w:abstractNumId w:val="3"/>
  </w:num>
  <w:num w:numId="13">
    <w:abstractNumId w:val="2"/>
  </w:num>
  <w:num w:numId="14">
    <w:abstractNumId w:val="8"/>
  </w:num>
  <w:num w:numId="15">
    <w:abstractNumId w:val="5"/>
  </w:num>
  <w:num w:numId="16">
    <w:abstractNumId w:val="7"/>
  </w:num>
  <w:num w:numId="17">
    <w:abstractNumId w:val="6"/>
  </w:num>
  <w:num w:numId="18">
    <w:abstractNumId w:val="16"/>
  </w:num>
  <w:numIdMacAtCleanup w:val="1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arcy Webber">
    <w15:presenceInfo w15:providerId="Windows Live" w15:userId="3a8f3a3691638cef"/>
  </w15:person>
  <w15:person w15:author="Sophie Mormede">
    <w15:presenceInfo w15:providerId="AD" w15:userId="S::sophie@sofishconsulting.onmicrosoft.com::9816bb47-cab3-43b6-9ea6-1386f09268d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linkStyles/>
  <w:trackRevisions/>
  <w:defaultTabStop w:val="720"/>
  <w:evenAndOddHeaders/>
  <w:drawingGridHorizontalSpacing w:val="12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55C9"/>
    <w:rsid w:val="00003021"/>
    <w:rsid w:val="000033A8"/>
    <w:rsid w:val="000048EF"/>
    <w:rsid w:val="00005535"/>
    <w:rsid w:val="00005AB7"/>
    <w:rsid w:val="00005CBE"/>
    <w:rsid w:val="00006491"/>
    <w:rsid w:val="00007879"/>
    <w:rsid w:val="0000793C"/>
    <w:rsid w:val="00007CBB"/>
    <w:rsid w:val="00010E6C"/>
    <w:rsid w:val="0001138D"/>
    <w:rsid w:val="00012BFB"/>
    <w:rsid w:val="00012EB5"/>
    <w:rsid w:val="00013FBC"/>
    <w:rsid w:val="00014808"/>
    <w:rsid w:val="00014B54"/>
    <w:rsid w:val="000150E4"/>
    <w:rsid w:val="0001539B"/>
    <w:rsid w:val="000155B3"/>
    <w:rsid w:val="00015696"/>
    <w:rsid w:val="0001690C"/>
    <w:rsid w:val="00016C95"/>
    <w:rsid w:val="00017283"/>
    <w:rsid w:val="0001731A"/>
    <w:rsid w:val="000173B8"/>
    <w:rsid w:val="00020243"/>
    <w:rsid w:val="00020444"/>
    <w:rsid w:val="000209DE"/>
    <w:rsid w:val="00021589"/>
    <w:rsid w:val="000218CE"/>
    <w:rsid w:val="00021BB9"/>
    <w:rsid w:val="00022254"/>
    <w:rsid w:val="000226E3"/>
    <w:rsid w:val="00022B7A"/>
    <w:rsid w:val="000230BD"/>
    <w:rsid w:val="00023573"/>
    <w:rsid w:val="000244E3"/>
    <w:rsid w:val="00026895"/>
    <w:rsid w:val="00026BE7"/>
    <w:rsid w:val="000276DA"/>
    <w:rsid w:val="00027F7A"/>
    <w:rsid w:val="0003214A"/>
    <w:rsid w:val="00032BC0"/>
    <w:rsid w:val="00033076"/>
    <w:rsid w:val="0003364B"/>
    <w:rsid w:val="00033E32"/>
    <w:rsid w:val="00033FC5"/>
    <w:rsid w:val="0003471D"/>
    <w:rsid w:val="00035BCB"/>
    <w:rsid w:val="0003752B"/>
    <w:rsid w:val="00037FD1"/>
    <w:rsid w:val="00040AF7"/>
    <w:rsid w:val="00041A35"/>
    <w:rsid w:val="000439E9"/>
    <w:rsid w:val="00044863"/>
    <w:rsid w:val="0004523B"/>
    <w:rsid w:val="0004614F"/>
    <w:rsid w:val="00046EAA"/>
    <w:rsid w:val="00047339"/>
    <w:rsid w:val="00047358"/>
    <w:rsid w:val="00047833"/>
    <w:rsid w:val="000517FB"/>
    <w:rsid w:val="00054085"/>
    <w:rsid w:val="000542A4"/>
    <w:rsid w:val="00055B71"/>
    <w:rsid w:val="000560D9"/>
    <w:rsid w:val="0006004C"/>
    <w:rsid w:val="00060A0A"/>
    <w:rsid w:val="00060D1B"/>
    <w:rsid w:val="00061339"/>
    <w:rsid w:val="00061D3D"/>
    <w:rsid w:val="00062129"/>
    <w:rsid w:val="000629A1"/>
    <w:rsid w:val="00063AFA"/>
    <w:rsid w:val="0006519D"/>
    <w:rsid w:val="00065796"/>
    <w:rsid w:val="0006602E"/>
    <w:rsid w:val="00066D02"/>
    <w:rsid w:val="00067E69"/>
    <w:rsid w:val="00070757"/>
    <w:rsid w:val="00071535"/>
    <w:rsid w:val="000725BD"/>
    <w:rsid w:val="000744A6"/>
    <w:rsid w:val="00076347"/>
    <w:rsid w:val="00076D84"/>
    <w:rsid w:val="00077460"/>
    <w:rsid w:val="000801A6"/>
    <w:rsid w:val="000811FD"/>
    <w:rsid w:val="000816D7"/>
    <w:rsid w:val="00084070"/>
    <w:rsid w:val="000840D2"/>
    <w:rsid w:val="0008450A"/>
    <w:rsid w:val="00085451"/>
    <w:rsid w:val="00085BD3"/>
    <w:rsid w:val="000864CB"/>
    <w:rsid w:val="00091523"/>
    <w:rsid w:val="0009228E"/>
    <w:rsid w:val="00092632"/>
    <w:rsid w:val="00093208"/>
    <w:rsid w:val="00093228"/>
    <w:rsid w:val="00094BD6"/>
    <w:rsid w:val="00095037"/>
    <w:rsid w:val="00095313"/>
    <w:rsid w:val="00095E2C"/>
    <w:rsid w:val="00096C42"/>
    <w:rsid w:val="00096F80"/>
    <w:rsid w:val="00097542"/>
    <w:rsid w:val="00097B08"/>
    <w:rsid w:val="000A0848"/>
    <w:rsid w:val="000A1A6B"/>
    <w:rsid w:val="000A3296"/>
    <w:rsid w:val="000A3EC6"/>
    <w:rsid w:val="000A6D5F"/>
    <w:rsid w:val="000A766D"/>
    <w:rsid w:val="000A79DE"/>
    <w:rsid w:val="000B0654"/>
    <w:rsid w:val="000B18E7"/>
    <w:rsid w:val="000B18F0"/>
    <w:rsid w:val="000B1A18"/>
    <w:rsid w:val="000B3959"/>
    <w:rsid w:val="000B4331"/>
    <w:rsid w:val="000B4848"/>
    <w:rsid w:val="000B49CF"/>
    <w:rsid w:val="000B5D44"/>
    <w:rsid w:val="000B68EC"/>
    <w:rsid w:val="000B69BE"/>
    <w:rsid w:val="000C2EFE"/>
    <w:rsid w:val="000C3E5F"/>
    <w:rsid w:val="000C5662"/>
    <w:rsid w:val="000C56BC"/>
    <w:rsid w:val="000C5732"/>
    <w:rsid w:val="000C5B26"/>
    <w:rsid w:val="000C5EDE"/>
    <w:rsid w:val="000C76DE"/>
    <w:rsid w:val="000D0A84"/>
    <w:rsid w:val="000D17BC"/>
    <w:rsid w:val="000D2008"/>
    <w:rsid w:val="000D2CDB"/>
    <w:rsid w:val="000D37E2"/>
    <w:rsid w:val="000D4AF3"/>
    <w:rsid w:val="000D4BDB"/>
    <w:rsid w:val="000D51FB"/>
    <w:rsid w:val="000D6D15"/>
    <w:rsid w:val="000D6DF2"/>
    <w:rsid w:val="000D7B15"/>
    <w:rsid w:val="000E08B0"/>
    <w:rsid w:val="000E0E4E"/>
    <w:rsid w:val="000E190B"/>
    <w:rsid w:val="000E1EA4"/>
    <w:rsid w:val="000E3D60"/>
    <w:rsid w:val="000E4ECF"/>
    <w:rsid w:val="000E50DF"/>
    <w:rsid w:val="000E6099"/>
    <w:rsid w:val="000E674C"/>
    <w:rsid w:val="000E793D"/>
    <w:rsid w:val="000F0D78"/>
    <w:rsid w:val="000F28EE"/>
    <w:rsid w:val="000F31B5"/>
    <w:rsid w:val="000F3FFF"/>
    <w:rsid w:val="000F4F8D"/>
    <w:rsid w:val="000F60AA"/>
    <w:rsid w:val="001004C2"/>
    <w:rsid w:val="00100B53"/>
    <w:rsid w:val="00101782"/>
    <w:rsid w:val="001022E3"/>
    <w:rsid w:val="001035F8"/>
    <w:rsid w:val="001056D0"/>
    <w:rsid w:val="0010619B"/>
    <w:rsid w:val="00106576"/>
    <w:rsid w:val="00106E43"/>
    <w:rsid w:val="00106FA4"/>
    <w:rsid w:val="00112A25"/>
    <w:rsid w:val="00112F92"/>
    <w:rsid w:val="00113CA4"/>
    <w:rsid w:val="00113E69"/>
    <w:rsid w:val="00114E95"/>
    <w:rsid w:val="00115253"/>
    <w:rsid w:val="0011534D"/>
    <w:rsid w:val="00115671"/>
    <w:rsid w:val="00115CA2"/>
    <w:rsid w:val="0011665C"/>
    <w:rsid w:val="001206C3"/>
    <w:rsid w:val="00120E7C"/>
    <w:rsid w:val="00122C8D"/>
    <w:rsid w:val="001238BA"/>
    <w:rsid w:val="00123F2A"/>
    <w:rsid w:val="0012410D"/>
    <w:rsid w:val="00124371"/>
    <w:rsid w:val="00125581"/>
    <w:rsid w:val="0012582A"/>
    <w:rsid w:val="0012693D"/>
    <w:rsid w:val="001269CF"/>
    <w:rsid w:val="00126CA0"/>
    <w:rsid w:val="00130BC2"/>
    <w:rsid w:val="001314E1"/>
    <w:rsid w:val="001315D8"/>
    <w:rsid w:val="00132100"/>
    <w:rsid w:val="00132101"/>
    <w:rsid w:val="001321ED"/>
    <w:rsid w:val="001322BD"/>
    <w:rsid w:val="00132492"/>
    <w:rsid w:val="00132698"/>
    <w:rsid w:val="00132BDE"/>
    <w:rsid w:val="00134C71"/>
    <w:rsid w:val="001378EB"/>
    <w:rsid w:val="00137D71"/>
    <w:rsid w:val="0014041A"/>
    <w:rsid w:val="00140480"/>
    <w:rsid w:val="00140661"/>
    <w:rsid w:val="0014137C"/>
    <w:rsid w:val="00141601"/>
    <w:rsid w:val="00141865"/>
    <w:rsid w:val="0014302F"/>
    <w:rsid w:val="00143311"/>
    <w:rsid w:val="00144958"/>
    <w:rsid w:val="00144B68"/>
    <w:rsid w:val="00145F39"/>
    <w:rsid w:val="00146906"/>
    <w:rsid w:val="00147178"/>
    <w:rsid w:val="00147FCC"/>
    <w:rsid w:val="001500CA"/>
    <w:rsid w:val="00150D17"/>
    <w:rsid w:val="00152882"/>
    <w:rsid w:val="00153900"/>
    <w:rsid w:val="00153C9F"/>
    <w:rsid w:val="00153F0D"/>
    <w:rsid w:val="0015549F"/>
    <w:rsid w:val="00155F9E"/>
    <w:rsid w:val="00156166"/>
    <w:rsid w:val="001567A1"/>
    <w:rsid w:val="001567E4"/>
    <w:rsid w:val="00156E39"/>
    <w:rsid w:val="001605B8"/>
    <w:rsid w:val="00160B3C"/>
    <w:rsid w:val="00161D8B"/>
    <w:rsid w:val="0016377F"/>
    <w:rsid w:val="00163E7D"/>
    <w:rsid w:val="001648FE"/>
    <w:rsid w:val="00165109"/>
    <w:rsid w:val="001655C7"/>
    <w:rsid w:val="00166AF1"/>
    <w:rsid w:val="00166BE9"/>
    <w:rsid w:val="00167919"/>
    <w:rsid w:val="0017019F"/>
    <w:rsid w:val="00171A70"/>
    <w:rsid w:val="00171DCE"/>
    <w:rsid w:val="00171FB0"/>
    <w:rsid w:val="001721FC"/>
    <w:rsid w:val="00172241"/>
    <w:rsid w:val="0017245C"/>
    <w:rsid w:val="00172951"/>
    <w:rsid w:val="001729B9"/>
    <w:rsid w:val="00173203"/>
    <w:rsid w:val="00173709"/>
    <w:rsid w:val="001738F9"/>
    <w:rsid w:val="00174B38"/>
    <w:rsid w:val="00174C20"/>
    <w:rsid w:val="00175CB1"/>
    <w:rsid w:val="00175FB5"/>
    <w:rsid w:val="001776A8"/>
    <w:rsid w:val="001777B1"/>
    <w:rsid w:val="00177A35"/>
    <w:rsid w:val="00177AAE"/>
    <w:rsid w:val="0018064C"/>
    <w:rsid w:val="00180965"/>
    <w:rsid w:val="00180E66"/>
    <w:rsid w:val="00180F3F"/>
    <w:rsid w:val="001814BA"/>
    <w:rsid w:val="00181C4C"/>
    <w:rsid w:val="0018257B"/>
    <w:rsid w:val="00183292"/>
    <w:rsid w:val="0018345B"/>
    <w:rsid w:val="00183830"/>
    <w:rsid w:val="00184126"/>
    <w:rsid w:val="00184585"/>
    <w:rsid w:val="0018475C"/>
    <w:rsid w:val="001852AD"/>
    <w:rsid w:val="0018580B"/>
    <w:rsid w:val="00186261"/>
    <w:rsid w:val="00186C16"/>
    <w:rsid w:val="00187C91"/>
    <w:rsid w:val="00187E4B"/>
    <w:rsid w:val="00190466"/>
    <w:rsid w:val="00191BBB"/>
    <w:rsid w:val="00192856"/>
    <w:rsid w:val="001929BA"/>
    <w:rsid w:val="00194220"/>
    <w:rsid w:val="00194352"/>
    <w:rsid w:val="00194DB9"/>
    <w:rsid w:val="001964CB"/>
    <w:rsid w:val="00196762"/>
    <w:rsid w:val="00196AFA"/>
    <w:rsid w:val="00197E27"/>
    <w:rsid w:val="001A208D"/>
    <w:rsid w:val="001A2D37"/>
    <w:rsid w:val="001A2F0B"/>
    <w:rsid w:val="001A33D0"/>
    <w:rsid w:val="001A3416"/>
    <w:rsid w:val="001A6469"/>
    <w:rsid w:val="001A6698"/>
    <w:rsid w:val="001A74ED"/>
    <w:rsid w:val="001B049D"/>
    <w:rsid w:val="001B19E8"/>
    <w:rsid w:val="001B3110"/>
    <w:rsid w:val="001B36D1"/>
    <w:rsid w:val="001B41A8"/>
    <w:rsid w:val="001B4664"/>
    <w:rsid w:val="001B4FE5"/>
    <w:rsid w:val="001B5747"/>
    <w:rsid w:val="001B79AD"/>
    <w:rsid w:val="001C1530"/>
    <w:rsid w:val="001C1732"/>
    <w:rsid w:val="001C1FB9"/>
    <w:rsid w:val="001C29B9"/>
    <w:rsid w:val="001C2CD7"/>
    <w:rsid w:val="001C3482"/>
    <w:rsid w:val="001C4190"/>
    <w:rsid w:val="001C487B"/>
    <w:rsid w:val="001C5004"/>
    <w:rsid w:val="001C533F"/>
    <w:rsid w:val="001C5AA7"/>
    <w:rsid w:val="001C6752"/>
    <w:rsid w:val="001C6D25"/>
    <w:rsid w:val="001C7245"/>
    <w:rsid w:val="001D0890"/>
    <w:rsid w:val="001D2316"/>
    <w:rsid w:val="001D2C8F"/>
    <w:rsid w:val="001D3C89"/>
    <w:rsid w:val="001D46FD"/>
    <w:rsid w:val="001D4891"/>
    <w:rsid w:val="001D77B8"/>
    <w:rsid w:val="001E0F5A"/>
    <w:rsid w:val="001E1F1F"/>
    <w:rsid w:val="001E3F16"/>
    <w:rsid w:val="001E48B5"/>
    <w:rsid w:val="001E4CD5"/>
    <w:rsid w:val="001E52AF"/>
    <w:rsid w:val="001E5E2D"/>
    <w:rsid w:val="001E639C"/>
    <w:rsid w:val="001E6CFB"/>
    <w:rsid w:val="001E7CA3"/>
    <w:rsid w:val="001F043E"/>
    <w:rsid w:val="001F10C0"/>
    <w:rsid w:val="001F126C"/>
    <w:rsid w:val="001F19F5"/>
    <w:rsid w:val="001F2044"/>
    <w:rsid w:val="001F208E"/>
    <w:rsid w:val="001F25CB"/>
    <w:rsid w:val="001F36BE"/>
    <w:rsid w:val="001F4555"/>
    <w:rsid w:val="001F458F"/>
    <w:rsid w:val="001F57FE"/>
    <w:rsid w:val="001F5A09"/>
    <w:rsid w:val="001F5B2A"/>
    <w:rsid w:val="0020023A"/>
    <w:rsid w:val="002005F1"/>
    <w:rsid w:val="00201DAA"/>
    <w:rsid w:val="00202EFD"/>
    <w:rsid w:val="002030A1"/>
    <w:rsid w:val="00203BA6"/>
    <w:rsid w:val="00204263"/>
    <w:rsid w:val="00204637"/>
    <w:rsid w:val="00204982"/>
    <w:rsid w:val="002063F1"/>
    <w:rsid w:val="002067A8"/>
    <w:rsid w:val="00206CF3"/>
    <w:rsid w:val="00207134"/>
    <w:rsid w:val="00207CC5"/>
    <w:rsid w:val="00207D08"/>
    <w:rsid w:val="00210217"/>
    <w:rsid w:val="00210EFD"/>
    <w:rsid w:val="00211755"/>
    <w:rsid w:val="00211891"/>
    <w:rsid w:val="00211DEA"/>
    <w:rsid w:val="00212347"/>
    <w:rsid w:val="00212B47"/>
    <w:rsid w:val="00213F10"/>
    <w:rsid w:val="002143DE"/>
    <w:rsid w:val="002156EF"/>
    <w:rsid w:val="00216ACB"/>
    <w:rsid w:val="00220A18"/>
    <w:rsid w:val="00220B59"/>
    <w:rsid w:val="00220DE5"/>
    <w:rsid w:val="0022109A"/>
    <w:rsid w:val="002210F2"/>
    <w:rsid w:val="0022192E"/>
    <w:rsid w:val="002242DC"/>
    <w:rsid w:val="00224BD7"/>
    <w:rsid w:val="00226011"/>
    <w:rsid w:val="002262DD"/>
    <w:rsid w:val="002264D9"/>
    <w:rsid w:val="00226D74"/>
    <w:rsid w:val="00226F4F"/>
    <w:rsid w:val="00227DF1"/>
    <w:rsid w:val="00233010"/>
    <w:rsid w:val="002353C8"/>
    <w:rsid w:val="00235534"/>
    <w:rsid w:val="0023597C"/>
    <w:rsid w:val="0023597D"/>
    <w:rsid w:val="00235A8E"/>
    <w:rsid w:val="00236213"/>
    <w:rsid w:val="00237D0E"/>
    <w:rsid w:val="00237D1F"/>
    <w:rsid w:val="0024007A"/>
    <w:rsid w:val="00240A71"/>
    <w:rsid w:val="0024129C"/>
    <w:rsid w:val="002446B8"/>
    <w:rsid w:val="00245789"/>
    <w:rsid w:val="00245B12"/>
    <w:rsid w:val="0024625B"/>
    <w:rsid w:val="002473BE"/>
    <w:rsid w:val="002503C3"/>
    <w:rsid w:val="00250833"/>
    <w:rsid w:val="0025096F"/>
    <w:rsid w:val="00250FAD"/>
    <w:rsid w:val="00252185"/>
    <w:rsid w:val="002525A7"/>
    <w:rsid w:val="00252B5C"/>
    <w:rsid w:val="00253446"/>
    <w:rsid w:val="00255560"/>
    <w:rsid w:val="00255598"/>
    <w:rsid w:val="00255741"/>
    <w:rsid w:val="00255D32"/>
    <w:rsid w:val="00256518"/>
    <w:rsid w:val="00256531"/>
    <w:rsid w:val="00256A03"/>
    <w:rsid w:val="00256DE3"/>
    <w:rsid w:val="00256DEB"/>
    <w:rsid w:val="00256F62"/>
    <w:rsid w:val="00260473"/>
    <w:rsid w:val="002608DC"/>
    <w:rsid w:val="00262711"/>
    <w:rsid w:val="00262B7B"/>
    <w:rsid w:val="00262C95"/>
    <w:rsid w:val="00263823"/>
    <w:rsid w:val="0026389D"/>
    <w:rsid w:val="0026397C"/>
    <w:rsid w:val="00263AE5"/>
    <w:rsid w:val="00270FEE"/>
    <w:rsid w:val="002727F0"/>
    <w:rsid w:val="00276F37"/>
    <w:rsid w:val="00277053"/>
    <w:rsid w:val="00280047"/>
    <w:rsid w:val="00280817"/>
    <w:rsid w:val="00280F8D"/>
    <w:rsid w:val="00281949"/>
    <w:rsid w:val="00281E00"/>
    <w:rsid w:val="00281F97"/>
    <w:rsid w:val="00282407"/>
    <w:rsid w:val="00282824"/>
    <w:rsid w:val="00282E7A"/>
    <w:rsid w:val="00283454"/>
    <w:rsid w:val="0028450C"/>
    <w:rsid w:val="00285013"/>
    <w:rsid w:val="00285A5E"/>
    <w:rsid w:val="002870F7"/>
    <w:rsid w:val="002877C2"/>
    <w:rsid w:val="00287FA5"/>
    <w:rsid w:val="002905C1"/>
    <w:rsid w:val="00290798"/>
    <w:rsid w:val="00291A29"/>
    <w:rsid w:val="002925DC"/>
    <w:rsid w:val="00292C8D"/>
    <w:rsid w:val="00293A9B"/>
    <w:rsid w:val="00295703"/>
    <w:rsid w:val="00295F36"/>
    <w:rsid w:val="002962A2"/>
    <w:rsid w:val="00296724"/>
    <w:rsid w:val="002968BC"/>
    <w:rsid w:val="00297366"/>
    <w:rsid w:val="00297A09"/>
    <w:rsid w:val="002A060B"/>
    <w:rsid w:val="002A0C43"/>
    <w:rsid w:val="002A14A0"/>
    <w:rsid w:val="002A1C67"/>
    <w:rsid w:val="002A1D19"/>
    <w:rsid w:val="002A2C8F"/>
    <w:rsid w:val="002A35DC"/>
    <w:rsid w:val="002A43CC"/>
    <w:rsid w:val="002A5046"/>
    <w:rsid w:val="002A5569"/>
    <w:rsid w:val="002A6DD9"/>
    <w:rsid w:val="002A72A4"/>
    <w:rsid w:val="002A73A4"/>
    <w:rsid w:val="002A75AB"/>
    <w:rsid w:val="002B1C13"/>
    <w:rsid w:val="002B26B4"/>
    <w:rsid w:val="002B2877"/>
    <w:rsid w:val="002B2CA9"/>
    <w:rsid w:val="002B3FE9"/>
    <w:rsid w:val="002B5499"/>
    <w:rsid w:val="002C01D6"/>
    <w:rsid w:val="002C0D07"/>
    <w:rsid w:val="002C1A62"/>
    <w:rsid w:val="002C2C28"/>
    <w:rsid w:val="002C2D12"/>
    <w:rsid w:val="002C5702"/>
    <w:rsid w:val="002C5860"/>
    <w:rsid w:val="002C5B8B"/>
    <w:rsid w:val="002C5D26"/>
    <w:rsid w:val="002C63E2"/>
    <w:rsid w:val="002C6715"/>
    <w:rsid w:val="002D1741"/>
    <w:rsid w:val="002D30AC"/>
    <w:rsid w:val="002D39B9"/>
    <w:rsid w:val="002D3DBF"/>
    <w:rsid w:val="002D5AEF"/>
    <w:rsid w:val="002D6376"/>
    <w:rsid w:val="002D6CE7"/>
    <w:rsid w:val="002D744E"/>
    <w:rsid w:val="002D7A79"/>
    <w:rsid w:val="002D7B25"/>
    <w:rsid w:val="002D7C4B"/>
    <w:rsid w:val="002E13E8"/>
    <w:rsid w:val="002E217D"/>
    <w:rsid w:val="002E3F33"/>
    <w:rsid w:val="002E7546"/>
    <w:rsid w:val="002F064B"/>
    <w:rsid w:val="002F09CB"/>
    <w:rsid w:val="002F1122"/>
    <w:rsid w:val="002F2DB2"/>
    <w:rsid w:val="002F3784"/>
    <w:rsid w:val="002F5C85"/>
    <w:rsid w:val="002F6DE1"/>
    <w:rsid w:val="002F7A48"/>
    <w:rsid w:val="00300ED5"/>
    <w:rsid w:val="00300FB4"/>
    <w:rsid w:val="003010DE"/>
    <w:rsid w:val="00302227"/>
    <w:rsid w:val="00302A1B"/>
    <w:rsid w:val="0030306A"/>
    <w:rsid w:val="00303AF2"/>
    <w:rsid w:val="0030445E"/>
    <w:rsid w:val="00304A0C"/>
    <w:rsid w:val="00304C78"/>
    <w:rsid w:val="003056C7"/>
    <w:rsid w:val="0030727E"/>
    <w:rsid w:val="00307B78"/>
    <w:rsid w:val="00310795"/>
    <w:rsid w:val="00310862"/>
    <w:rsid w:val="00310A66"/>
    <w:rsid w:val="00310A77"/>
    <w:rsid w:val="00311E3C"/>
    <w:rsid w:val="0031212D"/>
    <w:rsid w:val="00313ABF"/>
    <w:rsid w:val="00314CCC"/>
    <w:rsid w:val="00314E25"/>
    <w:rsid w:val="0031510E"/>
    <w:rsid w:val="00315AAE"/>
    <w:rsid w:val="00316870"/>
    <w:rsid w:val="00316AD4"/>
    <w:rsid w:val="00316D91"/>
    <w:rsid w:val="00317EE6"/>
    <w:rsid w:val="00321FB8"/>
    <w:rsid w:val="003245F4"/>
    <w:rsid w:val="00324BFE"/>
    <w:rsid w:val="00325961"/>
    <w:rsid w:val="0032789E"/>
    <w:rsid w:val="00330F08"/>
    <w:rsid w:val="00330FE0"/>
    <w:rsid w:val="003312B8"/>
    <w:rsid w:val="003316EE"/>
    <w:rsid w:val="00331CDE"/>
    <w:rsid w:val="00332C4B"/>
    <w:rsid w:val="003335C8"/>
    <w:rsid w:val="00333672"/>
    <w:rsid w:val="003339DE"/>
    <w:rsid w:val="00333CC7"/>
    <w:rsid w:val="003349AB"/>
    <w:rsid w:val="00335A69"/>
    <w:rsid w:val="00335F3E"/>
    <w:rsid w:val="00336474"/>
    <w:rsid w:val="003367FD"/>
    <w:rsid w:val="00336FA8"/>
    <w:rsid w:val="00340459"/>
    <w:rsid w:val="003423C8"/>
    <w:rsid w:val="003433DB"/>
    <w:rsid w:val="003451C3"/>
    <w:rsid w:val="003458DD"/>
    <w:rsid w:val="00347BDE"/>
    <w:rsid w:val="00347D18"/>
    <w:rsid w:val="00350293"/>
    <w:rsid w:val="003527E1"/>
    <w:rsid w:val="00353347"/>
    <w:rsid w:val="003535A7"/>
    <w:rsid w:val="0035529E"/>
    <w:rsid w:val="00355A15"/>
    <w:rsid w:val="00355AFE"/>
    <w:rsid w:val="00356E8C"/>
    <w:rsid w:val="003578E7"/>
    <w:rsid w:val="00357CC3"/>
    <w:rsid w:val="003602FE"/>
    <w:rsid w:val="003605BC"/>
    <w:rsid w:val="00360FF7"/>
    <w:rsid w:val="00362A14"/>
    <w:rsid w:val="00363E66"/>
    <w:rsid w:val="00373222"/>
    <w:rsid w:val="00374280"/>
    <w:rsid w:val="003743BB"/>
    <w:rsid w:val="00376043"/>
    <w:rsid w:val="00376880"/>
    <w:rsid w:val="0037708B"/>
    <w:rsid w:val="003776CF"/>
    <w:rsid w:val="00377A1D"/>
    <w:rsid w:val="00377C88"/>
    <w:rsid w:val="0038038B"/>
    <w:rsid w:val="00382C93"/>
    <w:rsid w:val="00382CB6"/>
    <w:rsid w:val="00383097"/>
    <w:rsid w:val="00383AE1"/>
    <w:rsid w:val="003846E1"/>
    <w:rsid w:val="00386474"/>
    <w:rsid w:val="0038651C"/>
    <w:rsid w:val="00386706"/>
    <w:rsid w:val="00387BE6"/>
    <w:rsid w:val="00387CDC"/>
    <w:rsid w:val="003901BA"/>
    <w:rsid w:val="0039115D"/>
    <w:rsid w:val="00391C57"/>
    <w:rsid w:val="00393A80"/>
    <w:rsid w:val="00393DF9"/>
    <w:rsid w:val="00395835"/>
    <w:rsid w:val="00395977"/>
    <w:rsid w:val="00395BD2"/>
    <w:rsid w:val="003979BA"/>
    <w:rsid w:val="00397B80"/>
    <w:rsid w:val="003A06EC"/>
    <w:rsid w:val="003A08FB"/>
    <w:rsid w:val="003A0C67"/>
    <w:rsid w:val="003A1BC5"/>
    <w:rsid w:val="003A3A6B"/>
    <w:rsid w:val="003A3F05"/>
    <w:rsid w:val="003A46EA"/>
    <w:rsid w:val="003A5095"/>
    <w:rsid w:val="003A5FFF"/>
    <w:rsid w:val="003A689D"/>
    <w:rsid w:val="003A6A71"/>
    <w:rsid w:val="003A6AC7"/>
    <w:rsid w:val="003B0330"/>
    <w:rsid w:val="003B0A01"/>
    <w:rsid w:val="003B1A13"/>
    <w:rsid w:val="003B21CC"/>
    <w:rsid w:val="003B246C"/>
    <w:rsid w:val="003B3425"/>
    <w:rsid w:val="003B4B5F"/>
    <w:rsid w:val="003B4DD8"/>
    <w:rsid w:val="003B4EAB"/>
    <w:rsid w:val="003B5725"/>
    <w:rsid w:val="003B66C0"/>
    <w:rsid w:val="003C024D"/>
    <w:rsid w:val="003C202C"/>
    <w:rsid w:val="003C24C1"/>
    <w:rsid w:val="003C24F0"/>
    <w:rsid w:val="003C2652"/>
    <w:rsid w:val="003C2BC1"/>
    <w:rsid w:val="003C2EA3"/>
    <w:rsid w:val="003C3A94"/>
    <w:rsid w:val="003C3E02"/>
    <w:rsid w:val="003C4AB8"/>
    <w:rsid w:val="003C6EB7"/>
    <w:rsid w:val="003C7603"/>
    <w:rsid w:val="003D15AF"/>
    <w:rsid w:val="003D1DB8"/>
    <w:rsid w:val="003D2D98"/>
    <w:rsid w:val="003D2D9F"/>
    <w:rsid w:val="003D5D6B"/>
    <w:rsid w:val="003D7A05"/>
    <w:rsid w:val="003D7CA7"/>
    <w:rsid w:val="003D7FD3"/>
    <w:rsid w:val="003E01AE"/>
    <w:rsid w:val="003E3072"/>
    <w:rsid w:val="003E3214"/>
    <w:rsid w:val="003E44F6"/>
    <w:rsid w:val="003E458C"/>
    <w:rsid w:val="003E4AFF"/>
    <w:rsid w:val="003E5529"/>
    <w:rsid w:val="003E5D6A"/>
    <w:rsid w:val="003E6429"/>
    <w:rsid w:val="003E69A7"/>
    <w:rsid w:val="003F0825"/>
    <w:rsid w:val="003F1C71"/>
    <w:rsid w:val="003F1CC6"/>
    <w:rsid w:val="003F2481"/>
    <w:rsid w:val="003F24AD"/>
    <w:rsid w:val="003F2F93"/>
    <w:rsid w:val="003F3518"/>
    <w:rsid w:val="003F357F"/>
    <w:rsid w:val="003F3B66"/>
    <w:rsid w:val="003F3D37"/>
    <w:rsid w:val="003F660E"/>
    <w:rsid w:val="003F6DA3"/>
    <w:rsid w:val="004017C9"/>
    <w:rsid w:val="0040198A"/>
    <w:rsid w:val="00402306"/>
    <w:rsid w:val="004032B9"/>
    <w:rsid w:val="00403E60"/>
    <w:rsid w:val="0040525B"/>
    <w:rsid w:val="00405BDA"/>
    <w:rsid w:val="00405CFF"/>
    <w:rsid w:val="00406148"/>
    <w:rsid w:val="00407D14"/>
    <w:rsid w:val="00407F20"/>
    <w:rsid w:val="00412241"/>
    <w:rsid w:val="004126CE"/>
    <w:rsid w:val="00412A51"/>
    <w:rsid w:val="00414465"/>
    <w:rsid w:val="00414E31"/>
    <w:rsid w:val="00416617"/>
    <w:rsid w:val="004176F9"/>
    <w:rsid w:val="00417B1F"/>
    <w:rsid w:val="004211B1"/>
    <w:rsid w:val="00422356"/>
    <w:rsid w:val="00422678"/>
    <w:rsid w:val="004226E7"/>
    <w:rsid w:val="004229F5"/>
    <w:rsid w:val="00422BC5"/>
    <w:rsid w:val="00422EBD"/>
    <w:rsid w:val="004236D4"/>
    <w:rsid w:val="00423C9D"/>
    <w:rsid w:val="00423E6C"/>
    <w:rsid w:val="00424214"/>
    <w:rsid w:val="004243B1"/>
    <w:rsid w:val="0042442B"/>
    <w:rsid w:val="00424CE7"/>
    <w:rsid w:val="004255E2"/>
    <w:rsid w:val="00425AF8"/>
    <w:rsid w:val="00426735"/>
    <w:rsid w:val="00426FA1"/>
    <w:rsid w:val="004272FF"/>
    <w:rsid w:val="004303F6"/>
    <w:rsid w:val="004308D5"/>
    <w:rsid w:val="00432F20"/>
    <w:rsid w:val="004336C9"/>
    <w:rsid w:val="004353CB"/>
    <w:rsid w:val="0043600A"/>
    <w:rsid w:val="00436BB1"/>
    <w:rsid w:val="004371AC"/>
    <w:rsid w:val="00437220"/>
    <w:rsid w:val="00437BFA"/>
    <w:rsid w:val="004406D4"/>
    <w:rsid w:val="00440D40"/>
    <w:rsid w:val="00441D89"/>
    <w:rsid w:val="0044212B"/>
    <w:rsid w:val="00442D07"/>
    <w:rsid w:val="004436B4"/>
    <w:rsid w:val="0044393D"/>
    <w:rsid w:val="00443DEB"/>
    <w:rsid w:val="00444307"/>
    <w:rsid w:val="00444EC6"/>
    <w:rsid w:val="0044553E"/>
    <w:rsid w:val="00446AA6"/>
    <w:rsid w:val="00450290"/>
    <w:rsid w:val="0045258B"/>
    <w:rsid w:val="00454384"/>
    <w:rsid w:val="004544AB"/>
    <w:rsid w:val="004546AA"/>
    <w:rsid w:val="00455985"/>
    <w:rsid w:val="0045700F"/>
    <w:rsid w:val="00457677"/>
    <w:rsid w:val="00457D90"/>
    <w:rsid w:val="00460825"/>
    <w:rsid w:val="004617A5"/>
    <w:rsid w:val="00463B23"/>
    <w:rsid w:val="00464412"/>
    <w:rsid w:val="00465EBD"/>
    <w:rsid w:val="00467524"/>
    <w:rsid w:val="0047012E"/>
    <w:rsid w:val="00470772"/>
    <w:rsid w:val="00470B9A"/>
    <w:rsid w:val="004731E7"/>
    <w:rsid w:val="00473731"/>
    <w:rsid w:val="0047478A"/>
    <w:rsid w:val="004748D7"/>
    <w:rsid w:val="00474B2E"/>
    <w:rsid w:val="00477292"/>
    <w:rsid w:val="004775C2"/>
    <w:rsid w:val="0048026A"/>
    <w:rsid w:val="0048030B"/>
    <w:rsid w:val="00480B20"/>
    <w:rsid w:val="004810E3"/>
    <w:rsid w:val="00481887"/>
    <w:rsid w:val="00481FEA"/>
    <w:rsid w:val="0048252B"/>
    <w:rsid w:val="00483F04"/>
    <w:rsid w:val="004840DD"/>
    <w:rsid w:val="00484721"/>
    <w:rsid w:val="00485B99"/>
    <w:rsid w:val="00485DAD"/>
    <w:rsid w:val="00485FEF"/>
    <w:rsid w:val="004863AC"/>
    <w:rsid w:val="004864B9"/>
    <w:rsid w:val="0048653A"/>
    <w:rsid w:val="004868F8"/>
    <w:rsid w:val="00487637"/>
    <w:rsid w:val="00487A8B"/>
    <w:rsid w:val="00487B44"/>
    <w:rsid w:val="00487D1E"/>
    <w:rsid w:val="004906BC"/>
    <w:rsid w:val="00490EC0"/>
    <w:rsid w:val="00492710"/>
    <w:rsid w:val="004939B4"/>
    <w:rsid w:val="00495451"/>
    <w:rsid w:val="00495BD9"/>
    <w:rsid w:val="0049645B"/>
    <w:rsid w:val="004A0BFC"/>
    <w:rsid w:val="004A1F95"/>
    <w:rsid w:val="004A302B"/>
    <w:rsid w:val="004A3C22"/>
    <w:rsid w:val="004A3FF8"/>
    <w:rsid w:val="004A4147"/>
    <w:rsid w:val="004A543D"/>
    <w:rsid w:val="004A5575"/>
    <w:rsid w:val="004A5597"/>
    <w:rsid w:val="004A64BB"/>
    <w:rsid w:val="004A6DB6"/>
    <w:rsid w:val="004B0D32"/>
    <w:rsid w:val="004B1084"/>
    <w:rsid w:val="004B1A4B"/>
    <w:rsid w:val="004B1F17"/>
    <w:rsid w:val="004B253E"/>
    <w:rsid w:val="004B273E"/>
    <w:rsid w:val="004B31B6"/>
    <w:rsid w:val="004B3316"/>
    <w:rsid w:val="004B417F"/>
    <w:rsid w:val="004B4D1D"/>
    <w:rsid w:val="004B4DEE"/>
    <w:rsid w:val="004B5F10"/>
    <w:rsid w:val="004B676F"/>
    <w:rsid w:val="004B6955"/>
    <w:rsid w:val="004B7CD9"/>
    <w:rsid w:val="004C124B"/>
    <w:rsid w:val="004C2B3F"/>
    <w:rsid w:val="004C31C5"/>
    <w:rsid w:val="004C3FDE"/>
    <w:rsid w:val="004C6296"/>
    <w:rsid w:val="004C6A92"/>
    <w:rsid w:val="004C6C48"/>
    <w:rsid w:val="004C6F88"/>
    <w:rsid w:val="004C7267"/>
    <w:rsid w:val="004D0DDB"/>
    <w:rsid w:val="004D0F7C"/>
    <w:rsid w:val="004D0FE6"/>
    <w:rsid w:val="004D1871"/>
    <w:rsid w:val="004D24A9"/>
    <w:rsid w:val="004D28F0"/>
    <w:rsid w:val="004D3448"/>
    <w:rsid w:val="004D36D1"/>
    <w:rsid w:val="004D3F43"/>
    <w:rsid w:val="004D4313"/>
    <w:rsid w:val="004D5839"/>
    <w:rsid w:val="004D70E5"/>
    <w:rsid w:val="004D7D4F"/>
    <w:rsid w:val="004E01E5"/>
    <w:rsid w:val="004E08F4"/>
    <w:rsid w:val="004E0BC1"/>
    <w:rsid w:val="004E0CBA"/>
    <w:rsid w:val="004E17F4"/>
    <w:rsid w:val="004E20D7"/>
    <w:rsid w:val="004E2221"/>
    <w:rsid w:val="004E25DD"/>
    <w:rsid w:val="004E26E0"/>
    <w:rsid w:val="004E3118"/>
    <w:rsid w:val="004E3907"/>
    <w:rsid w:val="004E3AD0"/>
    <w:rsid w:val="004E45B8"/>
    <w:rsid w:val="004E49FC"/>
    <w:rsid w:val="004E515A"/>
    <w:rsid w:val="004E571A"/>
    <w:rsid w:val="004E5FDE"/>
    <w:rsid w:val="004E6EB6"/>
    <w:rsid w:val="004E7644"/>
    <w:rsid w:val="004E784B"/>
    <w:rsid w:val="004F2D29"/>
    <w:rsid w:val="004F3B8F"/>
    <w:rsid w:val="004F3F8E"/>
    <w:rsid w:val="004F4321"/>
    <w:rsid w:val="004F4612"/>
    <w:rsid w:val="004F462E"/>
    <w:rsid w:val="004F4E77"/>
    <w:rsid w:val="004F50A7"/>
    <w:rsid w:val="004F5302"/>
    <w:rsid w:val="004F7939"/>
    <w:rsid w:val="0050074E"/>
    <w:rsid w:val="00500BEA"/>
    <w:rsid w:val="00500CB1"/>
    <w:rsid w:val="00501000"/>
    <w:rsid w:val="00501C91"/>
    <w:rsid w:val="0050257D"/>
    <w:rsid w:val="00502B44"/>
    <w:rsid w:val="005039DE"/>
    <w:rsid w:val="00503AAB"/>
    <w:rsid w:val="00504069"/>
    <w:rsid w:val="005048CD"/>
    <w:rsid w:val="00504ABB"/>
    <w:rsid w:val="00504CD4"/>
    <w:rsid w:val="0050563A"/>
    <w:rsid w:val="00505E29"/>
    <w:rsid w:val="005064C3"/>
    <w:rsid w:val="00506729"/>
    <w:rsid w:val="0050766D"/>
    <w:rsid w:val="00507682"/>
    <w:rsid w:val="0051066C"/>
    <w:rsid w:val="00510769"/>
    <w:rsid w:val="00510C3B"/>
    <w:rsid w:val="00510E4E"/>
    <w:rsid w:val="0051204E"/>
    <w:rsid w:val="0051268A"/>
    <w:rsid w:val="00512794"/>
    <w:rsid w:val="00512926"/>
    <w:rsid w:val="00512C62"/>
    <w:rsid w:val="005135B6"/>
    <w:rsid w:val="0051459B"/>
    <w:rsid w:val="0051583D"/>
    <w:rsid w:val="00515B79"/>
    <w:rsid w:val="00515FF5"/>
    <w:rsid w:val="005162A6"/>
    <w:rsid w:val="00517739"/>
    <w:rsid w:val="00517AEB"/>
    <w:rsid w:val="00521765"/>
    <w:rsid w:val="00521E0F"/>
    <w:rsid w:val="00521E88"/>
    <w:rsid w:val="005220ED"/>
    <w:rsid w:val="005226E7"/>
    <w:rsid w:val="00522B3B"/>
    <w:rsid w:val="0052517E"/>
    <w:rsid w:val="00525FAC"/>
    <w:rsid w:val="00526458"/>
    <w:rsid w:val="0052715D"/>
    <w:rsid w:val="0053069C"/>
    <w:rsid w:val="005314C5"/>
    <w:rsid w:val="005316E4"/>
    <w:rsid w:val="005317CD"/>
    <w:rsid w:val="00532403"/>
    <w:rsid w:val="00532D85"/>
    <w:rsid w:val="0053393D"/>
    <w:rsid w:val="00533967"/>
    <w:rsid w:val="00534A8A"/>
    <w:rsid w:val="00535EB4"/>
    <w:rsid w:val="00536CE3"/>
    <w:rsid w:val="0053735B"/>
    <w:rsid w:val="00537537"/>
    <w:rsid w:val="005376EB"/>
    <w:rsid w:val="00537EA4"/>
    <w:rsid w:val="00540AE3"/>
    <w:rsid w:val="00541C34"/>
    <w:rsid w:val="00541EEF"/>
    <w:rsid w:val="0054235B"/>
    <w:rsid w:val="00542F52"/>
    <w:rsid w:val="00543B0B"/>
    <w:rsid w:val="00543E29"/>
    <w:rsid w:val="00545576"/>
    <w:rsid w:val="00545E4C"/>
    <w:rsid w:val="005467B9"/>
    <w:rsid w:val="00547579"/>
    <w:rsid w:val="00550305"/>
    <w:rsid w:val="00550934"/>
    <w:rsid w:val="00550970"/>
    <w:rsid w:val="00550C28"/>
    <w:rsid w:val="00551146"/>
    <w:rsid w:val="00552C70"/>
    <w:rsid w:val="00552DA4"/>
    <w:rsid w:val="00552DD2"/>
    <w:rsid w:val="005542F6"/>
    <w:rsid w:val="00554F6F"/>
    <w:rsid w:val="005560BB"/>
    <w:rsid w:val="005560C0"/>
    <w:rsid w:val="00556ED9"/>
    <w:rsid w:val="00557C49"/>
    <w:rsid w:val="00560022"/>
    <w:rsid w:val="00560927"/>
    <w:rsid w:val="00561EF6"/>
    <w:rsid w:val="00562A83"/>
    <w:rsid w:val="00562BA8"/>
    <w:rsid w:val="0056389B"/>
    <w:rsid w:val="00565538"/>
    <w:rsid w:val="00565573"/>
    <w:rsid w:val="005661A5"/>
    <w:rsid w:val="00566682"/>
    <w:rsid w:val="00570008"/>
    <w:rsid w:val="00571045"/>
    <w:rsid w:val="005727EB"/>
    <w:rsid w:val="005732B0"/>
    <w:rsid w:val="00573907"/>
    <w:rsid w:val="00574610"/>
    <w:rsid w:val="00575186"/>
    <w:rsid w:val="00575FC1"/>
    <w:rsid w:val="00576ECC"/>
    <w:rsid w:val="005770BF"/>
    <w:rsid w:val="0057763B"/>
    <w:rsid w:val="00577D36"/>
    <w:rsid w:val="00577E81"/>
    <w:rsid w:val="0058018D"/>
    <w:rsid w:val="0058057B"/>
    <w:rsid w:val="005805E9"/>
    <w:rsid w:val="005806EB"/>
    <w:rsid w:val="00581C52"/>
    <w:rsid w:val="00582345"/>
    <w:rsid w:val="00582D7A"/>
    <w:rsid w:val="0058356C"/>
    <w:rsid w:val="00583F45"/>
    <w:rsid w:val="005855F1"/>
    <w:rsid w:val="0058586F"/>
    <w:rsid w:val="00586546"/>
    <w:rsid w:val="00586A0B"/>
    <w:rsid w:val="00586E8B"/>
    <w:rsid w:val="0058702E"/>
    <w:rsid w:val="00587635"/>
    <w:rsid w:val="00590BA7"/>
    <w:rsid w:val="005912EF"/>
    <w:rsid w:val="005919F9"/>
    <w:rsid w:val="00591B61"/>
    <w:rsid w:val="005929EA"/>
    <w:rsid w:val="00594962"/>
    <w:rsid w:val="00595075"/>
    <w:rsid w:val="00595B02"/>
    <w:rsid w:val="005963A9"/>
    <w:rsid w:val="00596A93"/>
    <w:rsid w:val="00597267"/>
    <w:rsid w:val="005A1580"/>
    <w:rsid w:val="005A38CE"/>
    <w:rsid w:val="005A3AD5"/>
    <w:rsid w:val="005A4905"/>
    <w:rsid w:val="005A6168"/>
    <w:rsid w:val="005A68C6"/>
    <w:rsid w:val="005A7F21"/>
    <w:rsid w:val="005B05E6"/>
    <w:rsid w:val="005B0804"/>
    <w:rsid w:val="005B28B4"/>
    <w:rsid w:val="005B359B"/>
    <w:rsid w:val="005B3ADF"/>
    <w:rsid w:val="005B49A3"/>
    <w:rsid w:val="005B4DE7"/>
    <w:rsid w:val="005B537D"/>
    <w:rsid w:val="005B5677"/>
    <w:rsid w:val="005B6A7D"/>
    <w:rsid w:val="005B7405"/>
    <w:rsid w:val="005B7ABF"/>
    <w:rsid w:val="005C0E5D"/>
    <w:rsid w:val="005C2D06"/>
    <w:rsid w:val="005C2D60"/>
    <w:rsid w:val="005C6279"/>
    <w:rsid w:val="005C69C7"/>
    <w:rsid w:val="005C6DF6"/>
    <w:rsid w:val="005C7608"/>
    <w:rsid w:val="005D0535"/>
    <w:rsid w:val="005D0AE7"/>
    <w:rsid w:val="005D0C70"/>
    <w:rsid w:val="005D0FC0"/>
    <w:rsid w:val="005D3A85"/>
    <w:rsid w:val="005D3FE4"/>
    <w:rsid w:val="005D4B70"/>
    <w:rsid w:val="005D5284"/>
    <w:rsid w:val="005D6C7C"/>
    <w:rsid w:val="005D6E5B"/>
    <w:rsid w:val="005E21DE"/>
    <w:rsid w:val="005E26E3"/>
    <w:rsid w:val="005E452B"/>
    <w:rsid w:val="005E4BB2"/>
    <w:rsid w:val="005E5AB6"/>
    <w:rsid w:val="005E6CCF"/>
    <w:rsid w:val="005F0217"/>
    <w:rsid w:val="005F09E0"/>
    <w:rsid w:val="005F1E12"/>
    <w:rsid w:val="005F2BA9"/>
    <w:rsid w:val="005F3C7D"/>
    <w:rsid w:val="005F3ECC"/>
    <w:rsid w:val="005F4507"/>
    <w:rsid w:val="005F5E01"/>
    <w:rsid w:val="005F7F2C"/>
    <w:rsid w:val="00600793"/>
    <w:rsid w:val="006015EE"/>
    <w:rsid w:val="00602B0B"/>
    <w:rsid w:val="0060319A"/>
    <w:rsid w:val="006034E1"/>
    <w:rsid w:val="00603ACF"/>
    <w:rsid w:val="00603FE1"/>
    <w:rsid w:val="00604515"/>
    <w:rsid w:val="00604B90"/>
    <w:rsid w:val="00604EDC"/>
    <w:rsid w:val="0060542E"/>
    <w:rsid w:val="00605BD7"/>
    <w:rsid w:val="00605D58"/>
    <w:rsid w:val="006065F8"/>
    <w:rsid w:val="00606B52"/>
    <w:rsid w:val="00606CE2"/>
    <w:rsid w:val="0060795F"/>
    <w:rsid w:val="006102AA"/>
    <w:rsid w:val="00610362"/>
    <w:rsid w:val="00612C27"/>
    <w:rsid w:val="00612D8A"/>
    <w:rsid w:val="00616142"/>
    <w:rsid w:val="0061630B"/>
    <w:rsid w:val="0061777F"/>
    <w:rsid w:val="00617A1D"/>
    <w:rsid w:val="00617AA4"/>
    <w:rsid w:val="00620B60"/>
    <w:rsid w:val="00620F54"/>
    <w:rsid w:val="006212D8"/>
    <w:rsid w:val="00621882"/>
    <w:rsid w:val="0062284F"/>
    <w:rsid w:val="00623549"/>
    <w:rsid w:val="006235DF"/>
    <w:rsid w:val="006240A6"/>
    <w:rsid w:val="0062448D"/>
    <w:rsid w:val="00625952"/>
    <w:rsid w:val="0062669E"/>
    <w:rsid w:val="006278C6"/>
    <w:rsid w:val="00627D01"/>
    <w:rsid w:val="0063025B"/>
    <w:rsid w:val="00630C0C"/>
    <w:rsid w:val="00631BD3"/>
    <w:rsid w:val="00631C1D"/>
    <w:rsid w:val="0063234F"/>
    <w:rsid w:val="00632B68"/>
    <w:rsid w:val="00632CE5"/>
    <w:rsid w:val="00633691"/>
    <w:rsid w:val="00633CF7"/>
    <w:rsid w:val="0063441D"/>
    <w:rsid w:val="006352F5"/>
    <w:rsid w:val="00635BA4"/>
    <w:rsid w:val="00635C67"/>
    <w:rsid w:val="00635DCB"/>
    <w:rsid w:val="00636A77"/>
    <w:rsid w:val="006378BF"/>
    <w:rsid w:val="00637AC9"/>
    <w:rsid w:val="00637FF1"/>
    <w:rsid w:val="006410F5"/>
    <w:rsid w:val="00641535"/>
    <w:rsid w:val="00641603"/>
    <w:rsid w:val="00641CCD"/>
    <w:rsid w:val="00641E23"/>
    <w:rsid w:val="00643F9C"/>
    <w:rsid w:val="006447E5"/>
    <w:rsid w:val="0064579C"/>
    <w:rsid w:val="00645C29"/>
    <w:rsid w:val="00647074"/>
    <w:rsid w:val="0064764F"/>
    <w:rsid w:val="00650041"/>
    <w:rsid w:val="006500EE"/>
    <w:rsid w:val="0065077E"/>
    <w:rsid w:val="00651471"/>
    <w:rsid w:val="00652C7F"/>
    <w:rsid w:val="00653244"/>
    <w:rsid w:val="00653686"/>
    <w:rsid w:val="006536D3"/>
    <w:rsid w:val="00653821"/>
    <w:rsid w:val="00655138"/>
    <w:rsid w:val="00655966"/>
    <w:rsid w:val="00656DB3"/>
    <w:rsid w:val="006570D7"/>
    <w:rsid w:val="006604A1"/>
    <w:rsid w:val="0066119C"/>
    <w:rsid w:val="00663A27"/>
    <w:rsid w:val="00663B23"/>
    <w:rsid w:val="00666559"/>
    <w:rsid w:val="006668FA"/>
    <w:rsid w:val="00667111"/>
    <w:rsid w:val="006674DD"/>
    <w:rsid w:val="006675AB"/>
    <w:rsid w:val="00667BC9"/>
    <w:rsid w:val="006706FD"/>
    <w:rsid w:val="00671034"/>
    <w:rsid w:val="00671C7A"/>
    <w:rsid w:val="00672037"/>
    <w:rsid w:val="00673EAD"/>
    <w:rsid w:val="00673FCE"/>
    <w:rsid w:val="00674144"/>
    <w:rsid w:val="00674A39"/>
    <w:rsid w:val="00674C6B"/>
    <w:rsid w:val="00676161"/>
    <w:rsid w:val="00676F51"/>
    <w:rsid w:val="00677314"/>
    <w:rsid w:val="0067762E"/>
    <w:rsid w:val="0068024E"/>
    <w:rsid w:val="0068056D"/>
    <w:rsid w:val="00680697"/>
    <w:rsid w:val="006809A7"/>
    <w:rsid w:val="00680FFF"/>
    <w:rsid w:val="006819E8"/>
    <w:rsid w:val="00684272"/>
    <w:rsid w:val="006846C0"/>
    <w:rsid w:val="00684BDD"/>
    <w:rsid w:val="0068534F"/>
    <w:rsid w:val="00686285"/>
    <w:rsid w:val="00686709"/>
    <w:rsid w:val="00686879"/>
    <w:rsid w:val="00687F31"/>
    <w:rsid w:val="0069036B"/>
    <w:rsid w:val="00691473"/>
    <w:rsid w:val="00691E6D"/>
    <w:rsid w:val="00693745"/>
    <w:rsid w:val="00693E15"/>
    <w:rsid w:val="0069426C"/>
    <w:rsid w:val="006949CA"/>
    <w:rsid w:val="00694A96"/>
    <w:rsid w:val="00694B82"/>
    <w:rsid w:val="006959ED"/>
    <w:rsid w:val="00695C8C"/>
    <w:rsid w:val="00697421"/>
    <w:rsid w:val="006A095C"/>
    <w:rsid w:val="006A16C2"/>
    <w:rsid w:val="006A21FF"/>
    <w:rsid w:val="006A2FAB"/>
    <w:rsid w:val="006A3356"/>
    <w:rsid w:val="006A5B2F"/>
    <w:rsid w:val="006A6555"/>
    <w:rsid w:val="006A7D81"/>
    <w:rsid w:val="006B00CE"/>
    <w:rsid w:val="006B05C5"/>
    <w:rsid w:val="006B1190"/>
    <w:rsid w:val="006B1DD3"/>
    <w:rsid w:val="006B2D79"/>
    <w:rsid w:val="006B3B7F"/>
    <w:rsid w:val="006B3EC6"/>
    <w:rsid w:val="006B51A5"/>
    <w:rsid w:val="006B77F9"/>
    <w:rsid w:val="006C354E"/>
    <w:rsid w:val="006C49E0"/>
    <w:rsid w:val="006C4BCF"/>
    <w:rsid w:val="006C5F25"/>
    <w:rsid w:val="006C6E08"/>
    <w:rsid w:val="006D1269"/>
    <w:rsid w:val="006D1914"/>
    <w:rsid w:val="006D31A0"/>
    <w:rsid w:val="006D3A60"/>
    <w:rsid w:val="006D413C"/>
    <w:rsid w:val="006D52B9"/>
    <w:rsid w:val="006D590F"/>
    <w:rsid w:val="006D6295"/>
    <w:rsid w:val="006D6647"/>
    <w:rsid w:val="006D6927"/>
    <w:rsid w:val="006D7CDC"/>
    <w:rsid w:val="006E02D7"/>
    <w:rsid w:val="006E0977"/>
    <w:rsid w:val="006E2A36"/>
    <w:rsid w:val="006E2C42"/>
    <w:rsid w:val="006E30BD"/>
    <w:rsid w:val="006E3677"/>
    <w:rsid w:val="006E39BE"/>
    <w:rsid w:val="006E41A5"/>
    <w:rsid w:val="006E46CC"/>
    <w:rsid w:val="006E47D2"/>
    <w:rsid w:val="006E4CE4"/>
    <w:rsid w:val="006E5211"/>
    <w:rsid w:val="006E5C90"/>
    <w:rsid w:val="006E6B8E"/>
    <w:rsid w:val="006E7190"/>
    <w:rsid w:val="006F0A31"/>
    <w:rsid w:val="006F231F"/>
    <w:rsid w:val="006F3A67"/>
    <w:rsid w:val="006F5367"/>
    <w:rsid w:val="006F61E5"/>
    <w:rsid w:val="006F6C0F"/>
    <w:rsid w:val="00700AB7"/>
    <w:rsid w:val="00704E64"/>
    <w:rsid w:val="0070538C"/>
    <w:rsid w:val="00705CAE"/>
    <w:rsid w:val="00705F10"/>
    <w:rsid w:val="00706373"/>
    <w:rsid w:val="00707F05"/>
    <w:rsid w:val="00711060"/>
    <w:rsid w:val="007119C7"/>
    <w:rsid w:val="00711D46"/>
    <w:rsid w:val="00712BCC"/>
    <w:rsid w:val="007130BC"/>
    <w:rsid w:val="00713B6A"/>
    <w:rsid w:val="00714A2C"/>
    <w:rsid w:val="007152DD"/>
    <w:rsid w:val="00721F28"/>
    <w:rsid w:val="00722CAD"/>
    <w:rsid w:val="00726785"/>
    <w:rsid w:val="00726D82"/>
    <w:rsid w:val="00727195"/>
    <w:rsid w:val="00727D91"/>
    <w:rsid w:val="00730672"/>
    <w:rsid w:val="0073079F"/>
    <w:rsid w:val="00730CB2"/>
    <w:rsid w:val="00731D55"/>
    <w:rsid w:val="00732365"/>
    <w:rsid w:val="0073276D"/>
    <w:rsid w:val="00735424"/>
    <w:rsid w:val="0073614C"/>
    <w:rsid w:val="00740743"/>
    <w:rsid w:val="00741A89"/>
    <w:rsid w:val="00742348"/>
    <w:rsid w:val="00742AAB"/>
    <w:rsid w:val="00743907"/>
    <w:rsid w:val="00743C98"/>
    <w:rsid w:val="00744F6B"/>
    <w:rsid w:val="00745BC0"/>
    <w:rsid w:val="00746846"/>
    <w:rsid w:val="00747E20"/>
    <w:rsid w:val="007503AC"/>
    <w:rsid w:val="00750AA8"/>
    <w:rsid w:val="00751ADA"/>
    <w:rsid w:val="0075473C"/>
    <w:rsid w:val="00754C57"/>
    <w:rsid w:val="00756104"/>
    <w:rsid w:val="0075738A"/>
    <w:rsid w:val="00761613"/>
    <w:rsid w:val="00763277"/>
    <w:rsid w:val="00763E18"/>
    <w:rsid w:val="007648A1"/>
    <w:rsid w:val="007648C2"/>
    <w:rsid w:val="00765102"/>
    <w:rsid w:val="00765977"/>
    <w:rsid w:val="0076691C"/>
    <w:rsid w:val="007671DA"/>
    <w:rsid w:val="00767812"/>
    <w:rsid w:val="00767EF1"/>
    <w:rsid w:val="0077144F"/>
    <w:rsid w:val="0077159C"/>
    <w:rsid w:val="0077264B"/>
    <w:rsid w:val="00773A32"/>
    <w:rsid w:val="00774CBB"/>
    <w:rsid w:val="00776D2D"/>
    <w:rsid w:val="0077762E"/>
    <w:rsid w:val="007776AF"/>
    <w:rsid w:val="00780891"/>
    <w:rsid w:val="00780BB7"/>
    <w:rsid w:val="00781AE3"/>
    <w:rsid w:val="00781CBE"/>
    <w:rsid w:val="00782412"/>
    <w:rsid w:val="007827BB"/>
    <w:rsid w:val="00783339"/>
    <w:rsid w:val="007834A0"/>
    <w:rsid w:val="00783CC4"/>
    <w:rsid w:val="00784DA7"/>
    <w:rsid w:val="00784EF7"/>
    <w:rsid w:val="00786080"/>
    <w:rsid w:val="00786D98"/>
    <w:rsid w:val="00787D29"/>
    <w:rsid w:val="007907E1"/>
    <w:rsid w:val="00791839"/>
    <w:rsid w:val="00791E91"/>
    <w:rsid w:val="00792F29"/>
    <w:rsid w:val="00794D7B"/>
    <w:rsid w:val="00794FF8"/>
    <w:rsid w:val="007955C9"/>
    <w:rsid w:val="007958EB"/>
    <w:rsid w:val="00796045"/>
    <w:rsid w:val="00796832"/>
    <w:rsid w:val="007A0053"/>
    <w:rsid w:val="007A02B1"/>
    <w:rsid w:val="007A0A03"/>
    <w:rsid w:val="007A0EE8"/>
    <w:rsid w:val="007A166C"/>
    <w:rsid w:val="007A2224"/>
    <w:rsid w:val="007A2CAB"/>
    <w:rsid w:val="007A303C"/>
    <w:rsid w:val="007A3619"/>
    <w:rsid w:val="007A3E01"/>
    <w:rsid w:val="007A45CE"/>
    <w:rsid w:val="007A4AD3"/>
    <w:rsid w:val="007A4D7F"/>
    <w:rsid w:val="007A67DC"/>
    <w:rsid w:val="007A6A97"/>
    <w:rsid w:val="007A792D"/>
    <w:rsid w:val="007B0198"/>
    <w:rsid w:val="007B3D60"/>
    <w:rsid w:val="007B4641"/>
    <w:rsid w:val="007B4EE6"/>
    <w:rsid w:val="007B5738"/>
    <w:rsid w:val="007B5E53"/>
    <w:rsid w:val="007B698C"/>
    <w:rsid w:val="007C06C9"/>
    <w:rsid w:val="007C07A5"/>
    <w:rsid w:val="007C0CD7"/>
    <w:rsid w:val="007C1267"/>
    <w:rsid w:val="007C1D48"/>
    <w:rsid w:val="007C1DCA"/>
    <w:rsid w:val="007C21B8"/>
    <w:rsid w:val="007C2344"/>
    <w:rsid w:val="007C254D"/>
    <w:rsid w:val="007C2A0C"/>
    <w:rsid w:val="007C2DBF"/>
    <w:rsid w:val="007C3FA9"/>
    <w:rsid w:val="007C4B59"/>
    <w:rsid w:val="007C4DF4"/>
    <w:rsid w:val="007C60CC"/>
    <w:rsid w:val="007D0B48"/>
    <w:rsid w:val="007D4B92"/>
    <w:rsid w:val="007D5E01"/>
    <w:rsid w:val="007D7641"/>
    <w:rsid w:val="007D7E8C"/>
    <w:rsid w:val="007D7FAA"/>
    <w:rsid w:val="007E1623"/>
    <w:rsid w:val="007E19C4"/>
    <w:rsid w:val="007E2129"/>
    <w:rsid w:val="007E3DA8"/>
    <w:rsid w:val="007E47F7"/>
    <w:rsid w:val="007E5DA1"/>
    <w:rsid w:val="007E68A1"/>
    <w:rsid w:val="007E79AB"/>
    <w:rsid w:val="007E7C95"/>
    <w:rsid w:val="007F13F1"/>
    <w:rsid w:val="007F29D0"/>
    <w:rsid w:val="007F477E"/>
    <w:rsid w:val="007F5776"/>
    <w:rsid w:val="007F6DE0"/>
    <w:rsid w:val="007F73FC"/>
    <w:rsid w:val="00800138"/>
    <w:rsid w:val="00801B27"/>
    <w:rsid w:val="00802421"/>
    <w:rsid w:val="00802584"/>
    <w:rsid w:val="00802AD6"/>
    <w:rsid w:val="00803CEB"/>
    <w:rsid w:val="00803E8B"/>
    <w:rsid w:val="008043EB"/>
    <w:rsid w:val="00805FDE"/>
    <w:rsid w:val="00810FD5"/>
    <w:rsid w:val="0081109B"/>
    <w:rsid w:val="00811CB0"/>
    <w:rsid w:val="00811DB7"/>
    <w:rsid w:val="00812F0F"/>
    <w:rsid w:val="00813B40"/>
    <w:rsid w:val="008157D4"/>
    <w:rsid w:val="00817641"/>
    <w:rsid w:val="008176FE"/>
    <w:rsid w:val="00817B05"/>
    <w:rsid w:val="00817CD0"/>
    <w:rsid w:val="00817D01"/>
    <w:rsid w:val="00820245"/>
    <w:rsid w:val="00820EDB"/>
    <w:rsid w:val="00821B0A"/>
    <w:rsid w:val="00821D61"/>
    <w:rsid w:val="00823FD7"/>
    <w:rsid w:val="00824AD5"/>
    <w:rsid w:val="00824C51"/>
    <w:rsid w:val="00824E0B"/>
    <w:rsid w:val="00825BFF"/>
    <w:rsid w:val="00826C46"/>
    <w:rsid w:val="0082709A"/>
    <w:rsid w:val="008301E1"/>
    <w:rsid w:val="00830DB1"/>
    <w:rsid w:val="00830EC7"/>
    <w:rsid w:val="0083103F"/>
    <w:rsid w:val="00831837"/>
    <w:rsid w:val="008327C3"/>
    <w:rsid w:val="00833012"/>
    <w:rsid w:val="00833B3A"/>
    <w:rsid w:val="00834620"/>
    <w:rsid w:val="0083536E"/>
    <w:rsid w:val="008353D2"/>
    <w:rsid w:val="00835942"/>
    <w:rsid w:val="00836980"/>
    <w:rsid w:val="00836F82"/>
    <w:rsid w:val="00837C71"/>
    <w:rsid w:val="008402E2"/>
    <w:rsid w:val="00840E09"/>
    <w:rsid w:val="00842065"/>
    <w:rsid w:val="00843218"/>
    <w:rsid w:val="00843FA1"/>
    <w:rsid w:val="008446F6"/>
    <w:rsid w:val="00845600"/>
    <w:rsid w:val="00845769"/>
    <w:rsid w:val="00845BB2"/>
    <w:rsid w:val="00846F08"/>
    <w:rsid w:val="0084754E"/>
    <w:rsid w:val="0084759E"/>
    <w:rsid w:val="00850B5A"/>
    <w:rsid w:val="00850EBD"/>
    <w:rsid w:val="008526E6"/>
    <w:rsid w:val="008527BF"/>
    <w:rsid w:val="00852E5C"/>
    <w:rsid w:val="008550F9"/>
    <w:rsid w:val="00855195"/>
    <w:rsid w:val="008554EC"/>
    <w:rsid w:val="008558FF"/>
    <w:rsid w:val="00856DD2"/>
    <w:rsid w:val="00857845"/>
    <w:rsid w:val="0085796C"/>
    <w:rsid w:val="00860242"/>
    <w:rsid w:val="00863132"/>
    <w:rsid w:val="00863F17"/>
    <w:rsid w:val="008641FC"/>
    <w:rsid w:val="00864CF3"/>
    <w:rsid w:val="0086525D"/>
    <w:rsid w:val="008656ED"/>
    <w:rsid w:val="00865821"/>
    <w:rsid w:val="008662D9"/>
    <w:rsid w:val="00866A30"/>
    <w:rsid w:val="00867592"/>
    <w:rsid w:val="0087127D"/>
    <w:rsid w:val="008717BB"/>
    <w:rsid w:val="00871C54"/>
    <w:rsid w:val="008734D0"/>
    <w:rsid w:val="00873841"/>
    <w:rsid w:val="008751A5"/>
    <w:rsid w:val="00875753"/>
    <w:rsid w:val="008761E9"/>
    <w:rsid w:val="00877712"/>
    <w:rsid w:val="00880233"/>
    <w:rsid w:val="00880261"/>
    <w:rsid w:val="008805A8"/>
    <w:rsid w:val="008811B7"/>
    <w:rsid w:val="0088202A"/>
    <w:rsid w:val="008825DC"/>
    <w:rsid w:val="008828E6"/>
    <w:rsid w:val="00882F4B"/>
    <w:rsid w:val="00882F9B"/>
    <w:rsid w:val="00885430"/>
    <w:rsid w:val="00885B4F"/>
    <w:rsid w:val="00885EBB"/>
    <w:rsid w:val="008862AE"/>
    <w:rsid w:val="0088685F"/>
    <w:rsid w:val="00886D75"/>
    <w:rsid w:val="00886EF5"/>
    <w:rsid w:val="008917D8"/>
    <w:rsid w:val="00891C84"/>
    <w:rsid w:val="00892A93"/>
    <w:rsid w:val="00894007"/>
    <w:rsid w:val="0089569B"/>
    <w:rsid w:val="008958A9"/>
    <w:rsid w:val="00896436"/>
    <w:rsid w:val="008969B0"/>
    <w:rsid w:val="008970B9"/>
    <w:rsid w:val="008A2D8A"/>
    <w:rsid w:val="008A2E3A"/>
    <w:rsid w:val="008A3833"/>
    <w:rsid w:val="008A3E79"/>
    <w:rsid w:val="008A3E8C"/>
    <w:rsid w:val="008A48BD"/>
    <w:rsid w:val="008A4933"/>
    <w:rsid w:val="008A4B86"/>
    <w:rsid w:val="008A5400"/>
    <w:rsid w:val="008A55B9"/>
    <w:rsid w:val="008A5AD7"/>
    <w:rsid w:val="008A5F19"/>
    <w:rsid w:val="008A6381"/>
    <w:rsid w:val="008A64C6"/>
    <w:rsid w:val="008A6A7D"/>
    <w:rsid w:val="008A6B3E"/>
    <w:rsid w:val="008A71F2"/>
    <w:rsid w:val="008A7680"/>
    <w:rsid w:val="008B03CC"/>
    <w:rsid w:val="008B1F68"/>
    <w:rsid w:val="008B4178"/>
    <w:rsid w:val="008B41C0"/>
    <w:rsid w:val="008B4753"/>
    <w:rsid w:val="008B4AD7"/>
    <w:rsid w:val="008B51BC"/>
    <w:rsid w:val="008B566F"/>
    <w:rsid w:val="008B5725"/>
    <w:rsid w:val="008B5F1D"/>
    <w:rsid w:val="008B7FCE"/>
    <w:rsid w:val="008C009B"/>
    <w:rsid w:val="008C0976"/>
    <w:rsid w:val="008C200B"/>
    <w:rsid w:val="008C351D"/>
    <w:rsid w:val="008C47F4"/>
    <w:rsid w:val="008C5F1E"/>
    <w:rsid w:val="008C66FC"/>
    <w:rsid w:val="008C6DFE"/>
    <w:rsid w:val="008C7293"/>
    <w:rsid w:val="008C7C22"/>
    <w:rsid w:val="008C7DC9"/>
    <w:rsid w:val="008D0A91"/>
    <w:rsid w:val="008D1150"/>
    <w:rsid w:val="008D1AAE"/>
    <w:rsid w:val="008D2951"/>
    <w:rsid w:val="008D35D6"/>
    <w:rsid w:val="008D37BC"/>
    <w:rsid w:val="008D58C7"/>
    <w:rsid w:val="008D5D4C"/>
    <w:rsid w:val="008D60D7"/>
    <w:rsid w:val="008D61E8"/>
    <w:rsid w:val="008D6563"/>
    <w:rsid w:val="008D6A0F"/>
    <w:rsid w:val="008D6E82"/>
    <w:rsid w:val="008E0265"/>
    <w:rsid w:val="008E0A11"/>
    <w:rsid w:val="008E0FB1"/>
    <w:rsid w:val="008E2507"/>
    <w:rsid w:val="008E2A63"/>
    <w:rsid w:val="008E2FA4"/>
    <w:rsid w:val="008E3BFA"/>
    <w:rsid w:val="008E4B42"/>
    <w:rsid w:val="008E5FCD"/>
    <w:rsid w:val="008E701C"/>
    <w:rsid w:val="008E766E"/>
    <w:rsid w:val="008E77A1"/>
    <w:rsid w:val="008E7C70"/>
    <w:rsid w:val="008F2C3C"/>
    <w:rsid w:val="008F3B14"/>
    <w:rsid w:val="008F492C"/>
    <w:rsid w:val="008F5178"/>
    <w:rsid w:val="008F596F"/>
    <w:rsid w:val="008F5D9C"/>
    <w:rsid w:val="00900299"/>
    <w:rsid w:val="00900EE7"/>
    <w:rsid w:val="00901634"/>
    <w:rsid w:val="00901969"/>
    <w:rsid w:val="009024CA"/>
    <w:rsid w:val="00902B1A"/>
    <w:rsid w:val="00903FC1"/>
    <w:rsid w:val="00904A6B"/>
    <w:rsid w:val="00905D6A"/>
    <w:rsid w:val="00905DD5"/>
    <w:rsid w:val="00905E1C"/>
    <w:rsid w:val="00906C00"/>
    <w:rsid w:val="00911968"/>
    <w:rsid w:val="00913EC6"/>
    <w:rsid w:val="00914ACD"/>
    <w:rsid w:val="00914D2F"/>
    <w:rsid w:val="00915778"/>
    <w:rsid w:val="00916D4C"/>
    <w:rsid w:val="009209F9"/>
    <w:rsid w:val="0092150B"/>
    <w:rsid w:val="00921C82"/>
    <w:rsid w:val="00921FCD"/>
    <w:rsid w:val="00922024"/>
    <w:rsid w:val="009221B8"/>
    <w:rsid w:val="00922B7C"/>
    <w:rsid w:val="00923AC2"/>
    <w:rsid w:val="009257A3"/>
    <w:rsid w:val="0092634C"/>
    <w:rsid w:val="00927B08"/>
    <w:rsid w:val="009303A9"/>
    <w:rsid w:val="0093135A"/>
    <w:rsid w:val="00931A71"/>
    <w:rsid w:val="00932135"/>
    <w:rsid w:val="009333EE"/>
    <w:rsid w:val="00935344"/>
    <w:rsid w:val="00935F38"/>
    <w:rsid w:val="00937A2E"/>
    <w:rsid w:val="00940642"/>
    <w:rsid w:val="00940C72"/>
    <w:rsid w:val="0094271C"/>
    <w:rsid w:val="0094360F"/>
    <w:rsid w:val="00943AD5"/>
    <w:rsid w:val="00943AF4"/>
    <w:rsid w:val="00944957"/>
    <w:rsid w:val="00945908"/>
    <w:rsid w:val="00946189"/>
    <w:rsid w:val="009474E8"/>
    <w:rsid w:val="00950168"/>
    <w:rsid w:val="00951FA0"/>
    <w:rsid w:val="00952CCC"/>
    <w:rsid w:val="00954809"/>
    <w:rsid w:val="0095496B"/>
    <w:rsid w:val="009553F1"/>
    <w:rsid w:val="00955BFC"/>
    <w:rsid w:val="00955F86"/>
    <w:rsid w:val="0095604A"/>
    <w:rsid w:val="00956810"/>
    <w:rsid w:val="00956C82"/>
    <w:rsid w:val="00956CC5"/>
    <w:rsid w:val="0095777D"/>
    <w:rsid w:val="00957EC2"/>
    <w:rsid w:val="00960369"/>
    <w:rsid w:val="009606D1"/>
    <w:rsid w:val="00961C36"/>
    <w:rsid w:val="00961D8D"/>
    <w:rsid w:val="00962D7D"/>
    <w:rsid w:val="009630F4"/>
    <w:rsid w:val="00963C61"/>
    <w:rsid w:val="00964CE4"/>
    <w:rsid w:val="00965AD3"/>
    <w:rsid w:val="009674C8"/>
    <w:rsid w:val="009700B8"/>
    <w:rsid w:val="0097033F"/>
    <w:rsid w:val="00972440"/>
    <w:rsid w:val="00972C17"/>
    <w:rsid w:val="00972CCF"/>
    <w:rsid w:val="009732BD"/>
    <w:rsid w:val="009734AF"/>
    <w:rsid w:val="00973A3E"/>
    <w:rsid w:val="0097402F"/>
    <w:rsid w:val="009756A2"/>
    <w:rsid w:val="00975F8D"/>
    <w:rsid w:val="0097675E"/>
    <w:rsid w:val="00977CB9"/>
    <w:rsid w:val="009807FB"/>
    <w:rsid w:val="009809EC"/>
    <w:rsid w:val="00980C6E"/>
    <w:rsid w:val="00980E2D"/>
    <w:rsid w:val="00980F2F"/>
    <w:rsid w:val="00981507"/>
    <w:rsid w:val="009818A3"/>
    <w:rsid w:val="00982157"/>
    <w:rsid w:val="009837FA"/>
    <w:rsid w:val="00983A06"/>
    <w:rsid w:val="0098440A"/>
    <w:rsid w:val="009845F3"/>
    <w:rsid w:val="00986F63"/>
    <w:rsid w:val="009876F8"/>
    <w:rsid w:val="0099022C"/>
    <w:rsid w:val="00990931"/>
    <w:rsid w:val="00992F43"/>
    <w:rsid w:val="009934F8"/>
    <w:rsid w:val="00993C27"/>
    <w:rsid w:val="00995144"/>
    <w:rsid w:val="00995802"/>
    <w:rsid w:val="00996D9B"/>
    <w:rsid w:val="00996F62"/>
    <w:rsid w:val="009970E9"/>
    <w:rsid w:val="009972DE"/>
    <w:rsid w:val="009A082F"/>
    <w:rsid w:val="009A0A00"/>
    <w:rsid w:val="009A1044"/>
    <w:rsid w:val="009A15B2"/>
    <w:rsid w:val="009A1C13"/>
    <w:rsid w:val="009A213C"/>
    <w:rsid w:val="009A42A9"/>
    <w:rsid w:val="009A4E0C"/>
    <w:rsid w:val="009A4F41"/>
    <w:rsid w:val="009A55BE"/>
    <w:rsid w:val="009A59E3"/>
    <w:rsid w:val="009A5B37"/>
    <w:rsid w:val="009A7839"/>
    <w:rsid w:val="009B02FA"/>
    <w:rsid w:val="009B0E44"/>
    <w:rsid w:val="009B402A"/>
    <w:rsid w:val="009B40F8"/>
    <w:rsid w:val="009B5D91"/>
    <w:rsid w:val="009B6CA8"/>
    <w:rsid w:val="009C005F"/>
    <w:rsid w:val="009C0679"/>
    <w:rsid w:val="009C0B64"/>
    <w:rsid w:val="009C1002"/>
    <w:rsid w:val="009C1212"/>
    <w:rsid w:val="009C1AFC"/>
    <w:rsid w:val="009C1B9A"/>
    <w:rsid w:val="009C360D"/>
    <w:rsid w:val="009C3A1D"/>
    <w:rsid w:val="009C5220"/>
    <w:rsid w:val="009C58EE"/>
    <w:rsid w:val="009C70E8"/>
    <w:rsid w:val="009D1DD2"/>
    <w:rsid w:val="009D2A63"/>
    <w:rsid w:val="009D3394"/>
    <w:rsid w:val="009D3703"/>
    <w:rsid w:val="009D4818"/>
    <w:rsid w:val="009D4D90"/>
    <w:rsid w:val="009D50C5"/>
    <w:rsid w:val="009D5122"/>
    <w:rsid w:val="009D562E"/>
    <w:rsid w:val="009D5C79"/>
    <w:rsid w:val="009D6854"/>
    <w:rsid w:val="009D7130"/>
    <w:rsid w:val="009D73A6"/>
    <w:rsid w:val="009D79C2"/>
    <w:rsid w:val="009D7E55"/>
    <w:rsid w:val="009E16BF"/>
    <w:rsid w:val="009E1BCA"/>
    <w:rsid w:val="009E219C"/>
    <w:rsid w:val="009E35D2"/>
    <w:rsid w:val="009E3E16"/>
    <w:rsid w:val="009E4622"/>
    <w:rsid w:val="009E4A40"/>
    <w:rsid w:val="009E5615"/>
    <w:rsid w:val="009E5CC7"/>
    <w:rsid w:val="009E61A7"/>
    <w:rsid w:val="009E6633"/>
    <w:rsid w:val="009E7179"/>
    <w:rsid w:val="009E79B4"/>
    <w:rsid w:val="009F0792"/>
    <w:rsid w:val="009F095E"/>
    <w:rsid w:val="009F109C"/>
    <w:rsid w:val="009F1768"/>
    <w:rsid w:val="009F2743"/>
    <w:rsid w:val="009F3B8A"/>
    <w:rsid w:val="009F4312"/>
    <w:rsid w:val="009F48C4"/>
    <w:rsid w:val="009F4EF3"/>
    <w:rsid w:val="009F5CC1"/>
    <w:rsid w:val="009F645D"/>
    <w:rsid w:val="009F7BD3"/>
    <w:rsid w:val="009F7F23"/>
    <w:rsid w:val="00A00251"/>
    <w:rsid w:val="00A0124A"/>
    <w:rsid w:val="00A01916"/>
    <w:rsid w:val="00A0338F"/>
    <w:rsid w:val="00A03802"/>
    <w:rsid w:val="00A05BC9"/>
    <w:rsid w:val="00A069C0"/>
    <w:rsid w:val="00A06B83"/>
    <w:rsid w:val="00A06CB1"/>
    <w:rsid w:val="00A071C4"/>
    <w:rsid w:val="00A07B62"/>
    <w:rsid w:val="00A07E80"/>
    <w:rsid w:val="00A1031B"/>
    <w:rsid w:val="00A11446"/>
    <w:rsid w:val="00A11A1F"/>
    <w:rsid w:val="00A11CFE"/>
    <w:rsid w:val="00A12093"/>
    <w:rsid w:val="00A12564"/>
    <w:rsid w:val="00A12A3E"/>
    <w:rsid w:val="00A12F1C"/>
    <w:rsid w:val="00A141BB"/>
    <w:rsid w:val="00A14491"/>
    <w:rsid w:val="00A16CCE"/>
    <w:rsid w:val="00A175AC"/>
    <w:rsid w:val="00A17B46"/>
    <w:rsid w:val="00A2048B"/>
    <w:rsid w:val="00A22AF6"/>
    <w:rsid w:val="00A238DD"/>
    <w:rsid w:val="00A240AA"/>
    <w:rsid w:val="00A2569F"/>
    <w:rsid w:val="00A2681A"/>
    <w:rsid w:val="00A27453"/>
    <w:rsid w:val="00A27A86"/>
    <w:rsid w:val="00A30119"/>
    <w:rsid w:val="00A309DF"/>
    <w:rsid w:val="00A30C18"/>
    <w:rsid w:val="00A313B1"/>
    <w:rsid w:val="00A3178B"/>
    <w:rsid w:val="00A3247E"/>
    <w:rsid w:val="00A32E59"/>
    <w:rsid w:val="00A32F4E"/>
    <w:rsid w:val="00A34987"/>
    <w:rsid w:val="00A353C3"/>
    <w:rsid w:val="00A35EB7"/>
    <w:rsid w:val="00A365DD"/>
    <w:rsid w:val="00A36833"/>
    <w:rsid w:val="00A36C78"/>
    <w:rsid w:val="00A373C2"/>
    <w:rsid w:val="00A40941"/>
    <w:rsid w:val="00A4244B"/>
    <w:rsid w:val="00A43489"/>
    <w:rsid w:val="00A44227"/>
    <w:rsid w:val="00A44405"/>
    <w:rsid w:val="00A44CFC"/>
    <w:rsid w:val="00A466DF"/>
    <w:rsid w:val="00A4760C"/>
    <w:rsid w:val="00A47D35"/>
    <w:rsid w:val="00A5128E"/>
    <w:rsid w:val="00A520A8"/>
    <w:rsid w:val="00A5343A"/>
    <w:rsid w:val="00A53B56"/>
    <w:rsid w:val="00A54729"/>
    <w:rsid w:val="00A54FCC"/>
    <w:rsid w:val="00A55196"/>
    <w:rsid w:val="00A556CD"/>
    <w:rsid w:val="00A55B0E"/>
    <w:rsid w:val="00A560AD"/>
    <w:rsid w:val="00A565B8"/>
    <w:rsid w:val="00A571BA"/>
    <w:rsid w:val="00A579A2"/>
    <w:rsid w:val="00A605CE"/>
    <w:rsid w:val="00A6077D"/>
    <w:rsid w:val="00A60F95"/>
    <w:rsid w:val="00A618A1"/>
    <w:rsid w:val="00A62743"/>
    <w:rsid w:val="00A63BB4"/>
    <w:rsid w:val="00A63E7D"/>
    <w:rsid w:val="00A64F04"/>
    <w:rsid w:val="00A6540F"/>
    <w:rsid w:val="00A65610"/>
    <w:rsid w:val="00A65E26"/>
    <w:rsid w:val="00A66086"/>
    <w:rsid w:val="00A67CE7"/>
    <w:rsid w:val="00A70422"/>
    <w:rsid w:val="00A70931"/>
    <w:rsid w:val="00A71521"/>
    <w:rsid w:val="00A72854"/>
    <w:rsid w:val="00A72927"/>
    <w:rsid w:val="00A73F33"/>
    <w:rsid w:val="00A747A8"/>
    <w:rsid w:val="00A7768F"/>
    <w:rsid w:val="00A77851"/>
    <w:rsid w:val="00A77A03"/>
    <w:rsid w:val="00A80303"/>
    <w:rsid w:val="00A80C02"/>
    <w:rsid w:val="00A819E5"/>
    <w:rsid w:val="00A827AD"/>
    <w:rsid w:val="00A836D7"/>
    <w:rsid w:val="00A83BDB"/>
    <w:rsid w:val="00A83CCF"/>
    <w:rsid w:val="00A84120"/>
    <w:rsid w:val="00A8678A"/>
    <w:rsid w:val="00A86B2B"/>
    <w:rsid w:val="00A86DAB"/>
    <w:rsid w:val="00A86FDA"/>
    <w:rsid w:val="00A872B9"/>
    <w:rsid w:val="00A875E5"/>
    <w:rsid w:val="00A8769C"/>
    <w:rsid w:val="00A87B0A"/>
    <w:rsid w:val="00A90BC9"/>
    <w:rsid w:val="00A90E06"/>
    <w:rsid w:val="00A9212C"/>
    <w:rsid w:val="00A93518"/>
    <w:rsid w:val="00A935D2"/>
    <w:rsid w:val="00A94660"/>
    <w:rsid w:val="00A94AC7"/>
    <w:rsid w:val="00A94F87"/>
    <w:rsid w:val="00A95080"/>
    <w:rsid w:val="00A958A1"/>
    <w:rsid w:val="00A95BE6"/>
    <w:rsid w:val="00A95C3E"/>
    <w:rsid w:val="00A9656E"/>
    <w:rsid w:val="00A96FB9"/>
    <w:rsid w:val="00A9704A"/>
    <w:rsid w:val="00A97C58"/>
    <w:rsid w:val="00AA1069"/>
    <w:rsid w:val="00AA11E7"/>
    <w:rsid w:val="00AA13BC"/>
    <w:rsid w:val="00AA175D"/>
    <w:rsid w:val="00AA2E66"/>
    <w:rsid w:val="00AA330F"/>
    <w:rsid w:val="00AA35D7"/>
    <w:rsid w:val="00AA3DD4"/>
    <w:rsid w:val="00AA3E5E"/>
    <w:rsid w:val="00AA4034"/>
    <w:rsid w:val="00AA40BA"/>
    <w:rsid w:val="00AA4A08"/>
    <w:rsid w:val="00AA5420"/>
    <w:rsid w:val="00AA583A"/>
    <w:rsid w:val="00AA5F1F"/>
    <w:rsid w:val="00AA6C55"/>
    <w:rsid w:val="00AB15F3"/>
    <w:rsid w:val="00AB17CF"/>
    <w:rsid w:val="00AB19FA"/>
    <w:rsid w:val="00AB3DF5"/>
    <w:rsid w:val="00AB43FC"/>
    <w:rsid w:val="00AB49DB"/>
    <w:rsid w:val="00AB5198"/>
    <w:rsid w:val="00AB7181"/>
    <w:rsid w:val="00AB7FB5"/>
    <w:rsid w:val="00AB7FE6"/>
    <w:rsid w:val="00AC00C6"/>
    <w:rsid w:val="00AC04A1"/>
    <w:rsid w:val="00AC1236"/>
    <w:rsid w:val="00AC1C1E"/>
    <w:rsid w:val="00AC1F0D"/>
    <w:rsid w:val="00AC1FF9"/>
    <w:rsid w:val="00AC28A8"/>
    <w:rsid w:val="00AC31F0"/>
    <w:rsid w:val="00AC443C"/>
    <w:rsid w:val="00AC606A"/>
    <w:rsid w:val="00AD060E"/>
    <w:rsid w:val="00AD1A11"/>
    <w:rsid w:val="00AD3508"/>
    <w:rsid w:val="00AD3AB7"/>
    <w:rsid w:val="00AD3DC8"/>
    <w:rsid w:val="00AD504C"/>
    <w:rsid w:val="00AD7068"/>
    <w:rsid w:val="00AD7D31"/>
    <w:rsid w:val="00AE007C"/>
    <w:rsid w:val="00AE15AC"/>
    <w:rsid w:val="00AE24E4"/>
    <w:rsid w:val="00AE27C2"/>
    <w:rsid w:val="00AE2CDD"/>
    <w:rsid w:val="00AE3833"/>
    <w:rsid w:val="00AE4677"/>
    <w:rsid w:val="00AE54FE"/>
    <w:rsid w:val="00AE619E"/>
    <w:rsid w:val="00AE7078"/>
    <w:rsid w:val="00AF029A"/>
    <w:rsid w:val="00AF03E9"/>
    <w:rsid w:val="00AF0FDA"/>
    <w:rsid w:val="00AF35B0"/>
    <w:rsid w:val="00AF3F92"/>
    <w:rsid w:val="00AF41BE"/>
    <w:rsid w:val="00AF4A39"/>
    <w:rsid w:val="00AF4FC2"/>
    <w:rsid w:val="00AF50FB"/>
    <w:rsid w:val="00AF55B2"/>
    <w:rsid w:val="00AF573A"/>
    <w:rsid w:val="00AF66C8"/>
    <w:rsid w:val="00B00641"/>
    <w:rsid w:val="00B011C8"/>
    <w:rsid w:val="00B011D8"/>
    <w:rsid w:val="00B01940"/>
    <w:rsid w:val="00B03BAB"/>
    <w:rsid w:val="00B03FF0"/>
    <w:rsid w:val="00B04A6F"/>
    <w:rsid w:val="00B04BC0"/>
    <w:rsid w:val="00B05282"/>
    <w:rsid w:val="00B05EF4"/>
    <w:rsid w:val="00B06128"/>
    <w:rsid w:val="00B10437"/>
    <w:rsid w:val="00B10DAA"/>
    <w:rsid w:val="00B1101D"/>
    <w:rsid w:val="00B11F61"/>
    <w:rsid w:val="00B12249"/>
    <w:rsid w:val="00B13B05"/>
    <w:rsid w:val="00B14D2B"/>
    <w:rsid w:val="00B15AFD"/>
    <w:rsid w:val="00B1634D"/>
    <w:rsid w:val="00B16A42"/>
    <w:rsid w:val="00B171F5"/>
    <w:rsid w:val="00B20036"/>
    <w:rsid w:val="00B20559"/>
    <w:rsid w:val="00B20866"/>
    <w:rsid w:val="00B21176"/>
    <w:rsid w:val="00B216F0"/>
    <w:rsid w:val="00B239A2"/>
    <w:rsid w:val="00B24736"/>
    <w:rsid w:val="00B25309"/>
    <w:rsid w:val="00B26B6A"/>
    <w:rsid w:val="00B307A0"/>
    <w:rsid w:val="00B3404A"/>
    <w:rsid w:val="00B376EC"/>
    <w:rsid w:val="00B37CA4"/>
    <w:rsid w:val="00B37F5E"/>
    <w:rsid w:val="00B431B7"/>
    <w:rsid w:val="00B43A3D"/>
    <w:rsid w:val="00B43B65"/>
    <w:rsid w:val="00B43E4B"/>
    <w:rsid w:val="00B451A4"/>
    <w:rsid w:val="00B52299"/>
    <w:rsid w:val="00B5365F"/>
    <w:rsid w:val="00B5538D"/>
    <w:rsid w:val="00B554A8"/>
    <w:rsid w:val="00B566A4"/>
    <w:rsid w:val="00B5676F"/>
    <w:rsid w:val="00B56C38"/>
    <w:rsid w:val="00B6042D"/>
    <w:rsid w:val="00B62BB4"/>
    <w:rsid w:val="00B63908"/>
    <w:rsid w:val="00B64084"/>
    <w:rsid w:val="00B6547A"/>
    <w:rsid w:val="00B65A86"/>
    <w:rsid w:val="00B66122"/>
    <w:rsid w:val="00B675B5"/>
    <w:rsid w:val="00B67D2C"/>
    <w:rsid w:val="00B70DAA"/>
    <w:rsid w:val="00B71018"/>
    <w:rsid w:val="00B7424A"/>
    <w:rsid w:val="00B75EFF"/>
    <w:rsid w:val="00B77F05"/>
    <w:rsid w:val="00B82792"/>
    <w:rsid w:val="00B82FAD"/>
    <w:rsid w:val="00B83B19"/>
    <w:rsid w:val="00B83D4E"/>
    <w:rsid w:val="00B83DF5"/>
    <w:rsid w:val="00B844C6"/>
    <w:rsid w:val="00B8490F"/>
    <w:rsid w:val="00B864B0"/>
    <w:rsid w:val="00B92690"/>
    <w:rsid w:val="00B930BC"/>
    <w:rsid w:val="00B93838"/>
    <w:rsid w:val="00B93BC5"/>
    <w:rsid w:val="00B94742"/>
    <w:rsid w:val="00B953D1"/>
    <w:rsid w:val="00B95D38"/>
    <w:rsid w:val="00B95F90"/>
    <w:rsid w:val="00B95FB2"/>
    <w:rsid w:val="00B96342"/>
    <w:rsid w:val="00B96749"/>
    <w:rsid w:val="00B974F8"/>
    <w:rsid w:val="00B979D4"/>
    <w:rsid w:val="00BA010D"/>
    <w:rsid w:val="00BA2057"/>
    <w:rsid w:val="00BA282D"/>
    <w:rsid w:val="00BA4370"/>
    <w:rsid w:val="00BA4CA5"/>
    <w:rsid w:val="00BA5252"/>
    <w:rsid w:val="00BA52B3"/>
    <w:rsid w:val="00BA541F"/>
    <w:rsid w:val="00BA5835"/>
    <w:rsid w:val="00BA5DE9"/>
    <w:rsid w:val="00BA6E18"/>
    <w:rsid w:val="00BA7A10"/>
    <w:rsid w:val="00BB0DD9"/>
    <w:rsid w:val="00BB1653"/>
    <w:rsid w:val="00BB223B"/>
    <w:rsid w:val="00BB237A"/>
    <w:rsid w:val="00BB258F"/>
    <w:rsid w:val="00BB4B69"/>
    <w:rsid w:val="00BB4CBE"/>
    <w:rsid w:val="00BB50FC"/>
    <w:rsid w:val="00BB67FF"/>
    <w:rsid w:val="00BB72AA"/>
    <w:rsid w:val="00BB7973"/>
    <w:rsid w:val="00BC0CA1"/>
    <w:rsid w:val="00BC0D36"/>
    <w:rsid w:val="00BC0F9B"/>
    <w:rsid w:val="00BC10CE"/>
    <w:rsid w:val="00BC2CA3"/>
    <w:rsid w:val="00BC39A7"/>
    <w:rsid w:val="00BC62CF"/>
    <w:rsid w:val="00BD03CA"/>
    <w:rsid w:val="00BD24A7"/>
    <w:rsid w:val="00BD25F0"/>
    <w:rsid w:val="00BD328C"/>
    <w:rsid w:val="00BD34A1"/>
    <w:rsid w:val="00BD4329"/>
    <w:rsid w:val="00BD493F"/>
    <w:rsid w:val="00BD4B12"/>
    <w:rsid w:val="00BD5B3E"/>
    <w:rsid w:val="00BD6056"/>
    <w:rsid w:val="00BD62BE"/>
    <w:rsid w:val="00BD7F10"/>
    <w:rsid w:val="00BE01CF"/>
    <w:rsid w:val="00BE0550"/>
    <w:rsid w:val="00BE184D"/>
    <w:rsid w:val="00BE19F2"/>
    <w:rsid w:val="00BE24A5"/>
    <w:rsid w:val="00BE24FB"/>
    <w:rsid w:val="00BE391F"/>
    <w:rsid w:val="00BE3E80"/>
    <w:rsid w:val="00BE4EF6"/>
    <w:rsid w:val="00BE50C8"/>
    <w:rsid w:val="00BE5213"/>
    <w:rsid w:val="00BE5256"/>
    <w:rsid w:val="00BE5845"/>
    <w:rsid w:val="00BE6201"/>
    <w:rsid w:val="00BE623B"/>
    <w:rsid w:val="00BF0B5E"/>
    <w:rsid w:val="00BF0B82"/>
    <w:rsid w:val="00BF0F8A"/>
    <w:rsid w:val="00BF1FF9"/>
    <w:rsid w:val="00BF3267"/>
    <w:rsid w:val="00BF3C31"/>
    <w:rsid w:val="00BF4081"/>
    <w:rsid w:val="00BF55D8"/>
    <w:rsid w:val="00BF58E1"/>
    <w:rsid w:val="00BF5EF0"/>
    <w:rsid w:val="00BF68A4"/>
    <w:rsid w:val="00BF7A7C"/>
    <w:rsid w:val="00BF7E8F"/>
    <w:rsid w:val="00BF7F4E"/>
    <w:rsid w:val="00C000A5"/>
    <w:rsid w:val="00C003E9"/>
    <w:rsid w:val="00C0064E"/>
    <w:rsid w:val="00C01E03"/>
    <w:rsid w:val="00C0204B"/>
    <w:rsid w:val="00C0252A"/>
    <w:rsid w:val="00C040B9"/>
    <w:rsid w:val="00C04766"/>
    <w:rsid w:val="00C05370"/>
    <w:rsid w:val="00C05B93"/>
    <w:rsid w:val="00C06637"/>
    <w:rsid w:val="00C073FB"/>
    <w:rsid w:val="00C07EF8"/>
    <w:rsid w:val="00C10311"/>
    <w:rsid w:val="00C1062C"/>
    <w:rsid w:val="00C108C3"/>
    <w:rsid w:val="00C11698"/>
    <w:rsid w:val="00C11E81"/>
    <w:rsid w:val="00C12795"/>
    <w:rsid w:val="00C15BC3"/>
    <w:rsid w:val="00C15BFA"/>
    <w:rsid w:val="00C1655A"/>
    <w:rsid w:val="00C16978"/>
    <w:rsid w:val="00C16F23"/>
    <w:rsid w:val="00C17CA5"/>
    <w:rsid w:val="00C21738"/>
    <w:rsid w:val="00C222DB"/>
    <w:rsid w:val="00C239C8"/>
    <w:rsid w:val="00C239E0"/>
    <w:rsid w:val="00C23DAE"/>
    <w:rsid w:val="00C2532F"/>
    <w:rsid w:val="00C26535"/>
    <w:rsid w:val="00C2689B"/>
    <w:rsid w:val="00C26F38"/>
    <w:rsid w:val="00C2780D"/>
    <w:rsid w:val="00C326A5"/>
    <w:rsid w:val="00C330EE"/>
    <w:rsid w:val="00C33161"/>
    <w:rsid w:val="00C35EB9"/>
    <w:rsid w:val="00C36743"/>
    <w:rsid w:val="00C3696B"/>
    <w:rsid w:val="00C36C59"/>
    <w:rsid w:val="00C36F51"/>
    <w:rsid w:val="00C3727C"/>
    <w:rsid w:val="00C37AA8"/>
    <w:rsid w:val="00C37C62"/>
    <w:rsid w:val="00C40B49"/>
    <w:rsid w:val="00C40D7E"/>
    <w:rsid w:val="00C418A4"/>
    <w:rsid w:val="00C425AB"/>
    <w:rsid w:val="00C43B63"/>
    <w:rsid w:val="00C4574C"/>
    <w:rsid w:val="00C45D00"/>
    <w:rsid w:val="00C46824"/>
    <w:rsid w:val="00C50E69"/>
    <w:rsid w:val="00C51490"/>
    <w:rsid w:val="00C53B87"/>
    <w:rsid w:val="00C53D6F"/>
    <w:rsid w:val="00C53E2C"/>
    <w:rsid w:val="00C5400B"/>
    <w:rsid w:val="00C540F8"/>
    <w:rsid w:val="00C54177"/>
    <w:rsid w:val="00C55A52"/>
    <w:rsid w:val="00C56094"/>
    <w:rsid w:val="00C56C56"/>
    <w:rsid w:val="00C579FA"/>
    <w:rsid w:val="00C57B69"/>
    <w:rsid w:val="00C60411"/>
    <w:rsid w:val="00C607B4"/>
    <w:rsid w:val="00C609EA"/>
    <w:rsid w:val="00C60BC4"/>
    <w:rsid w:val="00C60C52"/>
    <w:rsid w:val="00C610E8"/>
    <w:rsid w:val="00C639D4"/>
    <w:rsid w:val="00C6538E"/>
    <w:rsid w:val="00C66C34"/>
    <w:rsid w:val="00C70CC1"/>
    <w:rsid w:val="00C73909"/>
    <w:rsid w:val="00C74094"/>
    <w:rsid w:val="00C7425F"/>
    <w:rsid w:val="00C7431B"/>
    <w:rsid w:val="00C75B08"/>
    <w:rsid w:val="00C76632"/>
    <w:rsid w:val="00C778C6"/>
    <w:rsid w:val="00C77B65"/>
    <w:rsid w:val="00C77BD4"/>
    <w:rsid w:val="00C806B2"/>
    <w:rsid w:val="00C81B42"/>
    <w:rsid w:val="00C826D9"/>
    <w:rsid w:val="00C83610"/>
    <w:rsid w:val="00C83CFA"/>
    <w:rsid w:val="00C84D67"/>
    <w:rsid w:val="00C84FD0"/>
    <w:rsid w:val="00C85382"/>
    <w:rsid w:val="00C86084"/>
    <w:rsid w:val="00C87457"/>
    <w:rsid w:val="00C917D3"/>
    <w:rsid w:val="00C92520"/>
    <w:rsid w:val="00C92971"/>
    <w:rsid w:val="00C92D3C"/>
    <w:rsid w:val="00C93860"/>
    <w:rsid w:val="00C9741A"/>
    <w:rsid w:val="00CA0028"/>
    <w:rsid w:val="00CA1921"/>
    <w:rsid w:val="00CA2530"/>
    <w:rsid w:val="00CA2A4E"/>
    <w:rsid w:val="00CA490B"/>
    <w:rsid w:val="00CA55E8"/>
    <w:rsid w:val="00CA633D"/>
    <w:rsid w:val="00CA64C4"/>
    <w:rsid w:val="00CA6B9F"/>
    <w:rsid w:val="00CA6EDD"/>
    <w:rsid w:val="00CB195B"/>
    <w:rsid w:val="00CB1E90"/>
    <w:rsid w:val="00CB2A2E"/>
    <w:rsid w:val="00CB3356"/>
    <w:rsid w:val="00CB4436"/>
    <w:rsid w:val="00CB5108"/>
    <w:rsid w:val="00CB559A"/>
    <w:rsid w:val="00CB7D02"/>
    <w:rsid w:val="00CC0830"/>
    <w:rsid w:val="00CC101B"/>
    <w:rsid w:val="00CC3309"/>
    <w:rsid w:val="00CC3978"/>
    <w:rsid w:val="00CC3B0B"/>
    <w:rsid w:val="00CC46E5"/>
    <w:rsid w:val="00CC4D32"/>
    <w:rsid w:val="00CC577E"/>
    <w:rsid w:val="00CC5985"/>
    <w:rsid w:val="00CC7F3D"/>
    <w:rsid w:val="00CD0BF5"/>
    <w:rsid w:val="00CD11C9"/>
    <w:rsid w:val="00CD2B1B"/>
    <w:rsid w:val="00CD655A"/>
    <w:rsid w:val="00CD68EF"/>
    <w:rsid w:val="00CD6B61"/>
    <w:rsid w:val="00CD70FE"/>
    <w:rsid w:val="00CD7B8B"/>
    <w:rsid w:val="00CE098B"/>
    <w:rsid w:val="00CE1785"/>
    <w:rsid w:val="00CE1FF9"/>
    <w:rsid w:val="00CE2E57"/>
    <w:rsid w:val="00CE42AE"/>
    <w:rsid w:val="00CE4520"/>
    <w:rsid w:val="00CE59A2"/>
    <w:rsid w:val="00CF021E"/>
    <w:rsid w:val="00CF12CA"/>
    <w:rsid w:val="00CF1A7A"/>
    <w:rsid w:val="00CF2243"/>
    <w:rsid w:val="00CF2C65"/>
    <w:rsid w:val="00CF318B"/>
    <w:rsid w:val="00CF4BB4"/>
    <w:rsid w:val="00CF4FEB"/>
    <w:rsid w:val="00CF50E8"/>
    <w:rsid w:val="00CF5CF7"/>
    <w:rsid w:val="00CF6F4B"/>
    <w:rsid w:val="00D00937"/>
    <w:rsid w:val="00D0108C"/>
    <w:rsid w:val="00D02488"/>
    <w:rsid w:val="00D02507"/>
    <w:rsid w:val="00D02CB8"/>
    <w:rsid w:val="00D02F96"/>
    <w:rsid w:val="00D047D6"/>
    <w:rsid w:val="00D04F6E"/>
    <w:rsid w:val="00D052AA"/>
    <w:rsid w:val="00D05364"/>
    <w:rsid w:val="00D053C9"/>
    <w:rsid w:val="00D05BA3"/>
    <w:rsid w:val="00D06526"/>
    <w:rsid w:val="00D0673A"/>
    <w:rsid w:val="00D0754A"/>
    <w:rsid w:val="00D100D8"/>
    <w:rsid w:val="00D10891"/>
    <w:rsid w:val="00D10A9E"/>
    <w:rsid w:val="00D10B8B"/>
    <w:rsid w:val="00D10F1A"/>
    <w:rsid w:val="00D12F09"/>
    <w:rsid w:val="00D13608"/>
    <w:rsid w:val="00D13C95"/>
    <w:rsid w:val="00D14167"/>
    <w:rsid w:val="00D15A82"/>
    <w:rsid w:val="00D20872"/>
    <w:rsid w:val="00D21795"/>
    <w:rsid w:val="00D226E2"/>
    <w:rsid w:val="00D239C9"/>
    <w:rsid w:val="00D24202"/>
    <w:rsid w:val="00D2522F"/>
    <w:rsid w:val="00D25892"/>
    <w:rsid w:val="00D26569"/>
    <w:rsid w:val="00D27E32"/>
    <w:rsid w:val="00D3037A"/>
    <w:rsid w:val="00D322C7"/>
    <w:rsid w:val="00D32608"/>
    <w:rsid w:val="00D33395"/>
    <w:rsid w:val="00D33D6D"/>
    <w:rsid w:val="00D33F8E"/>
    <w:rsid w:val="00D3649A"/>
    <w:rsid w:val="00D36CE7"/>
    <w:rsid w:val="00D371A1"/>
    <w:rsid w:val="00D411CA"/>
    <w:rsid w:val="00D413C9"/>
    <w:rsid w:val="00D41C19"/>
    <w:rsid w:val="00D42569"/>
    <w:rsid w:val="00D427B1"/>
    <w:rsid w:val="00D42845"/>
    <w:rsid w:val="00D43BE0"/>
    <w:rsid w:val="00D444FF"/>
    <w:rsid w:val="00D44C60"/>
    <w:rsid w:val="00D46804"/>
    <w:rsid w:val="00D51EFE"/>
    <w:rsid w:val="00D53032"/>
    <w:rsid w:val="00D548BB"/>
    <w:rsid w:val="00D57B44"/>
    <w:rsid w:val="00D60BCD"/>
    <w:rsid w:val="00D63A7A"/>
    <w:rsid w:val="00D63B28"/>
    <w:rsid w:val="00D63FC4"/>
    <w:rsid w:val="00D6458D"/>
    <w:rsid w:val="00D64AFD"/>
    <w:rsid w:val="00D65D4F"/>
    <w:rsid w:val="00D66098"/>
    <w:rsid w:val="00D70128"/>
    <w:rsid w:val="00D70560"/>
    <w:rsid w:val="00D712BD"/>
    <w:rsid w:val="00D71738"/>
    <w:rsid w:val="00D717DE"/>
    <w:rsid w:val="00D73280"/>
    <w:rsid w:val="00D73359"/>
    <w:rsid w:val="00D73B86"/>
    <w:rsid w:val="00D74364"/>
    <w:rsid w:val="00D74594"/>
    <w:rsid w:val="00D75359"/>
    <w:rsid w:val="00D7551E"/>
    <w:rsid w:val="00D7694E"/>
    <w:rsid w:val="00D80476"/>
    <w:rsid w:val="00D80C67"/>
    <w:rsid w:val="00D81533"/>
    <w:rsid w:val="00D822F8"/>
    <w:rsid w:val="00D826B9"/>
    <w:rsid w:val="00D83145"/>
    <w:rsid w:val="00D83F0F"/>
    <w:rsid w:val="00D8418D"/>
    <w:rsid w:val="00D84C95"/>
    <w:rsid w:val="00D84E5F"/>
    <w:rsid w:val="00D85B27"/>
    <w:rsid w:val="00D86950"/>
    <w:rsid w:val="00D906D5"/>
    <w:rsid w:val="00D90A06"/>
    <w:rsid w:val="00D90BC4"/>
    <w:rsid w:val="00D91CA0"/>
    <w:rsid w:val="00D9233E"/>
    <w:rsid w:val="00D92595"/>
    <w:rsid w:val="00D942EE"/>
    <w:rsid w:val="00D957A1"/>
    <w:rsid w:val="00D96857"/>
    <w:rsid w:val="00D96A31"/>
    <w:rsid w:val="00DA040F"/>
    <w:rsid w:val="00DA05E6"/>
    <w:rsid w:val="00DA0E7B"/>
    <w:rsid w:val="00DA2992"/>
    <w:rsid w:val="00DA2DC0"/>
    <w:rsid w:val="00DA37AC"/>
    <w:rsid w:val="00DA38A6"/>
    <w:rsid w:val="00DA3BB4"/>
    <w:rsid w:val="00DA5037"/>
    <w:rsid w:val="00DA5123"/>
    <w:rsid w:val="00DA542F"/>
    <w:rsid w:val="00DA59B4"/>
    <w:rsid w:val="00DA59CB"/>
    <w:rsid w:val="00DA611C"/>
    <w:rsid w:val="00DA6598"/>
    <w:rsid w:val="00DA6876"/>
    <w:rsid w:val="00DA6BAC"/>
    <w:rsid w:val="00DA7A99"/>
    <w:rsid w:val="00DB0AAA"/>
    <w:rsid w:val="00DB1410"/>
    <w:rsid w:val="00DB3E3A"/>
    <w:rsid w:val="00DB426A"/>
    <w:rsid w:val="00DB4885"/>
    <w:rsid w:val="00DB4E1F"/>
    <w:rsid w:val="00DB53AD"/>
    <w:rsid w:val="00DB6DEF"/>
    <w:rsid w:val="00DB7235"/>
    <w:rsid w:val="00DB79D9"/>
    <w:rsid w:val="00DB7E70"/>
    <w:rsid w:val="00DC0FBF"/>
    <w:rsid w:val="00DC1043"/>
    <w:rsid w:val="00DC18C6"/>
    <w:rsid w:val="00DC19A2"/>
    <w:rsid w:val="00DC1B02"/>
    <w:rsid w:val="00DC1FB0"/>
    <w:rsid w:val="00DC25B8"/>
    <w:rsid w:val="00DC35FB"/>
    <w:rsid w:val="00DC570D"/>
    <w:rsid w:val="00DC59F9"/>
    <w:rsid w:val="00DC6170"/>
    <w:rsid w:val="00DC61B3"/>
    <w:rsid w:val="00DC72CB"/>
    <w:rsid w:val="00DD0BC3"/>
    <w:rsid w:val="00DD0C88"/>
    <w:rsid w:val="00DD128B"/>
    <w:rsid w:val="00DD1EF4"/>
    <w:rsid w:val="00DD2582"/>
    <w:rsid w:val="00DD512A"/>
    <w:rsid w:val="00DD5826"/>
    <w:rsid w:val="00DD5F1A"/>
    <w:rsid w:val="00DD6281"/>
    <w:rsid w:val="00DD64B8"/>
    <w:rsid w:val="00DD64EE"/>
    <w:rsid w:val="00DD6853"/>
    <w:rsid w:val="00DD6AD3"/>
    <w:rsid w:val="00DD754D"/>
    <w:rsid w:val="00DD7F3C"/>
    <w:rsid w:val="00DE04AB"/>
    <w:rsid w:val="00DE0547"/>
    <w:rsid w:val="00DE0A47"/>
    <w:rsid w:val="00DE0FA0"/>
    <w:rsid w:val="00DE1D1B"/>
    <w:rsid w:val="00DE244F"/>
    <w:rsid w:val="00DE250A"/>
    <w:rsid w:val="00DE2D6D"/>
    <w:rsid w:val="00DE3501"/>
    <w:rsid w:val="00DF163F"/>
    <w:rsid w:val="00DF288B"/>
    <w:rsid w:val="00DF3244"/>
    <w:rsid w:val="00DF39C6"/>
    <w:rsid w:val="00DF4268"/>
    <w:rsid w:val="00DF4BA7"/>
    <w:rsid w:val="00DF5C1F"/>
    <w:rsid w:val="00DF739B"/>
    <w:rsid w:val="00DF7C98"/>
    <w:rsid w:val="00E001F5"/>
    <w:rsid w:val="00E017A3"/>
    <w:rsid w:val="00E03349"/>
    <w:rsid w:val="00E04B7E"/>
    <w:rsid w:val="00E05902"/>
    <w:rsid w:val="00E05C9E"/>
    <w:rsid w:val="00E05ECC"/>
    <w:rsid w:val="00E06406"/>
    <w:rsid w:val="00E066BE"/>
    <w:rsid w:val="00E07C2E"/>
    <w:rsid w:val="00E10C26"/>
    <w:rsid w:val="00E11563"/>
    <w:rsid w:val="00E11A99"/>
    <w:rsid w:val="00E11D84"/>
    <w:rsid w:val="00E12188"/>
    <w:rsid w:val="00E121A6"/>
    <w:rsid w:val="00E13CD6"/>
    <w:rsid w:val="00E1484E"/>
    <w:rsid w:val="00E15167"/>
    <w:rsid w:val="00E15824"/>
    <w:rsid w:val="00E15BAA"/>
    <w:rsid w:val="00E15E44"/>
    <w:rsid w:val="00E1603A"/>
    <w:rsid w:val="00E1616B"/>
    <w:rsid w:val="00E169ED"/>
    <w:rsid w:val="00E17CE8"/>
    <w:rsid w:val="00E204C4"/>
    <w:rsid w:val="00E205E7"/>
    <w:rsid w:val="00E20748"/>
    <w:rsid w:val="00E20EA3"/>
    <w:rsid w:val="00E225F2"/>
    <w:rsid w:val="00E23A88"/>
    <w:rsid w:val="00E23C4A"/>
    <w:rsid w:val="00E24799"/>
    <w:rsid w:val="00E25FB9"/>
    <w:rsid w:val="00E2686C"/>
    <w:rsid w:val="00E26DFA"/>
    <w:rsid w:val="00E276C3"/>
    <w:rsid w:val="00E27F00"/>
    <w:rsid w:val="00E301EF"/>
    <w:rsid w:val="00E30A4D"/>
    <w:rsid w:val="00E30F05"/>
    <w:rsid w:val="00E31335"/>
    <w:rsid w:val="00E32763"/>
    <w:rsid w:val="00E34209"/>
    <w:rsid w:val="00E34E7B"/>
    <w:rsid w:val="00E37CAD"/>
    <w:rsid w:val="00E404FF"/>
    <w:rsid w:val="00E41401"/>
    <w:rsid w:val="00E41C5F"/>
    <w:rsid w:val="00E42019"/>
    <w:rsid w:val="00E43662"/>
    <w:rsid w:val="00E461E6"/>
    <w:rsid w:val="00E4629E"/>
    <w:rsid w:val="00E46409"/>
    <w:rsid w:val="00E46BB0"/>
    <w:rsid w:val="00E47BA3"/>
    <w:rsid w:val="00E50259"/>
    <w:rsid w:val="00E50698"/>
    <w:rsid w:val="00E50C28"/>
    <w:rsid w:val="00E51FF6"/>
    <w:rsid w:val="00E52363"/>
    <w:rsid w:val="00E5362F"/>
    <w:rsid w:val="00E54639"/>
    <w:rsid w:val="00E5468B"/>
    <w:rsid w:val="00E55B3D"/>
    <w:rsid w:val="00E56AA6"/>
    <w:rsid w:val="00E56B9E"/>
    <w:rsid w:val="00E57249"/>
    <w:rsid w:val="00E576B0"/>
    <w:rsid w:val="00E600E7"/>
    <w:rsid w:val="00E6126F"/>
    <w:rsid w:val="00E6191D"/>
    <w:rsid w:val="00E62083"/>
    <w:rsid w:val="00E6251A"/>
    <w:rsid w:val="00E62F06"/>
    <w:rsid w:val="00E6329D"/>
    <w:rsid w:val="00E632D4"/>
    <w:rsid w:val="00E648BC"/>
    <w:rsid w:val="00E64991"/>
    <w:rsid w:val="00E658EE"/>
    <w:rsid w:val="00E65AFA"/>
    <w:rsid w:val="00E7012D"/>
    <w:rsid w:val="00E7238E"/>
    <w:rsid w:val="00E72C07"/>
    <w:rsid w:val="00E76389"/>
    <w:rsid w:val="00E800FA"/>
    <w:rsid w:val="00E806B6"/>
    <w:rsid w:val="00E80F73"/>
    <w:rsid w:val="00E81129"/>
    <w:rsid w:val="00E8165F"/>
    <w:rsid w:val="00E81E23"/>
    <w:rsid w:val="00E86824"/>
    <w:rsid w:val="00E87D8D"/>
    <w:rsid w:val="00E91095"/>
    <w:rsid w:val="00E921BE"/>
    <w:rsid w:val="00E92825"/>
    <w:rsid w:val="00E94ABE"/>
    <w:rsid w:val="00E94E4B"/>
    <w:rsid w:val="00E95C52"/>
    <w:rsid w:val="00E96B99"/>
    <w:rsid w:val="00E9754B"/>
    <w:rsid w:val="00E97AE5"/>
    <w:rsid w:val="00EA1CFF"/>
    <w:rsid w:val="00EA29F6"/>
    <w:rsid w:val="00EA2E3B"/>
    <w:rsid w:val="00EA3AAE"/>
    <w:rsid w:val="00EA4721"/>
    <w:rsid w:val="00EA518C"/>
    <w:rsid w:val="00EA5C68"/>
    <w:rsid w:val="00EA6FC1"/>
    <w:rsid w:val="00EA6FD5"/>
    <w:rsid w:val="00EA78C6"/>
    <w:rsid w:val="00EB13A0"/>
    <w:rsid w:val="00EB1D90"/>
    <w:rsid w:val="00EB2DD8"/>
    <w:rsid w:val="00EB2FA8"/>
    <w:rsid w:val="00EB31F1"/>
    <w:rsid w:val="00EB34A1"/>
    <w:rsid w:val="00EB498B"/>
    <w:rsid w:val="00EB5F78"/>
    <w:rsid w:val="00EB6869"/>
    <w:rsid w:val="00EB7916"/>
    <w:rsid w:val="00EC043F"/>
    <w:rsid w:val="00EC1F15"/>
    <w:rsid w:val="00EC4898"/>
    <w:rsid w:val="00EC56C4"/>
    <w:rsid w:val="00EC5D8C"/>
    <w:rsid w:val="00EC6655"/>
    <w:rsid w:val="00EC71D1"/>
    <w:rsid w:val="00EC7345"/>
    <w:rsid w:val="00EC7552"/>
    <w:rsid w:val="00ED0E13"/>
    <w:rsid w:val="00ED164A"/>
    <w:rsid w:val="00ED16E2"/>
    <w:rsid w:val="00ED199D"/>
    <w:rsid w:val="00ED22FC"/>
    <w:rsid w:val="00ED3F6C"/>
    <w:rsid w:val="00ED4626"/>
    <w:rsid w:val="00ED5F31"/>
    <w:rsid w:val="00ED6F4C"/>
    <w:rsid w:val="00ED706A"/>
    <w:rsid w:val="00ED70C9"/>
    <w:rsid w:val="00ED73C8"/>
    <w:rsid w:val="00ED7E4F"/>
    <w:rsid w:val="00EE042F"/>
    <w:rsid w:val="00EE09C7"/>
    <w:rsid w:val="00EE0AA8"/>
    <w:rsid w:val="00EE0BCF"/>
    <w:rsid w:val="00EE196B"/>
    <w:rsid w:val="00EE5FF8"/>
    <w:rsid w:val="00EE63D1"/>
    <w:rsid w:val="00EE63F9"/>
    <w:rsid w:val="00EE7B11"/>
    <w:rsid w:val="00EF262C"/>
    <w:rsid w:val="00EF2FDB"/>
    <w:rsid w:val="00EF3047"/>
    <w:rsid w:val="00EF3922"/>
    <w:rsid w:val="00EF48E5"/>
    <w:rsid w:val="00EF5044"/>
    <w:rsid w:val="00EF558C"/>
    <w:rsid w:val="00EF5A4E"/>
    <w:rsid w:val="00EF6727"/>
    <w:rsid w:val="00EF67FA"/>
    <w:rsid w:val="00EF7957"/>
    <w:rsid w:val="00F00C4F"/>
    <w:rsid w:val="00F01B97"/>
    <w:rsid w:val="00F03358"/>
    <w:rsid w:val="00F04E18"/>
    <w:rsid w:val="00F05009"/>
    <w:rsid w:val="00F06728"/>
    <w:rsid w:val="00F06C44"/>
    <w:rsid w:val="00F07C3A"/>
    <w:rsid w:val="00F07FC9"/>
    <w:rsid w:val="00F1000F"/>
    <w:rsid w:val="00F119FA"/>
    <w:rsid w:val="00F133BE"/>
    <w:rsid w:val="00F13F00"/>
    <w:rsid w:val="00F1432A"/>
    <w:rsid w:val="00F14525"/>
    <w:rsid w:val="00F14D32"/>
    <w:rsid w:val="00F15BD5"/>
    <w:rsid w:val="00F17F9E"/>
    <w:rsid w:val="00F20F64"/>
    <w:rsid w:val="00F2183D"/>
    <w:rsid w:val="00F2212D"/>
    <w:rsid w:val="00F228D4"/>
    <w:rsid w:val="00F22D46"/>
    <w:rsid w:val="00F230F4"/>
    <w:rsid w:val="00F24A0D"/>
    <w:rsid w:val="00F269D4"/>
    <w:rsid w:val="00F26CC8"/>
    <w:rsid w:val="00F27926"/>
    <w:rsid w:val="00F307C3"/>
    <w:rsid w:val="00F307F7"/>
    <w:rsid w:val="00F3158A"/>
    <w:rsid w:val="00F319FB"/>
    <w:rsid w:val="00F353BC"/>
    <w:rsid w:val="00F35960"/>
    <w:rsid w:val="00F3682A"/>
    <w:rsid w:val="00F3725B"/>
    <w:rsid w:val="00F37B6E"/>
    <w:rsid w:val="00F40C8F"/>
    <w:rsid w:val="00F41E17"/>
    <w:rsid w:val="00F422A8"/>
    <w:rsid w:val="00F42A42"/>
    <w:rsid w:val="00F44180"/>
    <w:rsid w:val="00F456FE"/>
    <w:rsid w:val="00F45E94"/>
    <w:rsid w:val="00F47B73"/>
    <w:rsid w:val="00F501B5"/>
    <w:rsid w:val="00F52739"/>
    <w:rsid w:val="00F52AB0"/>
    <w:rsid w:val="00F548F8"/>
    <w:rsid w:val="00F55C9C"/>
    <w:rsid w:val="00F56279"/>
    <w:rsid w:val="00F56386"/>
    <w:rsid w:val="00F6136A"/>
    <w:rsid w:val="00F6168C"/>
    <w:rsid w:val="00F6185D"/>
    <w:rsid w:val="00F62840"/>
    <w:rsid w:val="00F628EB"/>
    <w:rsid w:val="00F6381A"/>
    <w:rsid w:val="00F63A52"/>
    <w:rsid w:val="00F649AB"/>
    <w:rsid w:val="00F652BE"/>
    <w:rsid w:val="00F65BF9"/>
    <w:rsid w:val="00F70ACF"/>
    <w:rsid w:val="00F70C80"/>
    <w:rsid w:val="00F71A12"/>
    <w:rsid w:val="00F7277D"/>
    <w:rsid w:val="00F73C2B"/>
    <w:rsid w:val="00F7473E"/>
    <w:rsid w:val="00F74BBB"/>
    <w:rsid w:val="00F75819"/>
    <w:rsid w:val="00F762EA"/>
    <w:rsid w:val="00F76E7E"/>
    <w:rsid w:val="00F77181"/>
    <w:rsid w:val="00F774AC"/>
    <w:rsid w:val="00F77F82"/>
    <w:rsid w:val="00F81A93"/>
    <w:rsid w:val="00F827F0"/>
    <w:rsid w:val="00F82FC5"/>
    <w:rsid w:val="00F83CB4"/>
    <w:rsid w:val="00F853AC"/>
    <w:rsid w:val="00F856A9"/>
    <w:rsid w:val="00F86982"/>
    <w:rsid w:val="00F87EBF"/>
    <w:rsid w:val="00F9060F"/>
    <w:rsid w:val="00F90628"/>
    <w:rsid w:val="00F91576"/>
    <w:rsid w:val="00F92D3C"/>
    <w:rsid w:val="00F92FEB"/>
    <w:rsid w:val="00F93881"/>
    <w:rsid w:val="00F93E94"/>
    <w:rsid w:val="00F93FED"/>
    <w:rsid w:val="00F955E4"/>
    <w:rsid w:val="00F961F8"/>
    <w:rsid w:val="00F97796"/>
    <w:rsid w:val="00F978B4"/>
    <w:rsid w:val="00F978D3"/>
    <w:rsid w:val="00FA1C70"/>
    <w:rsid w:val="00FA1DFE"/>
    <w:rsid w:val="00FA2AA2"/>
    <w:rsid w:val="00FA2EAE"/>
    <w:rsid w:val="00FA34D1"/>
    <w:rsid w:val="00FA3B7E"/>
    <w:rsid w:val="00FA3E87"/>
    <w:rsid w:val="00FA4377"/>
    <w:rsid w:val="00FA5601"/>
    <w:rsid w:val="00FA675D"/>
    <w:rsid w:val="00FA6D87"/>
    <w:rsid w:val="00FA7FA1"/>
    <w:rsid w:val="00FB1605"/>
    <w:rsid w:val="00FB18FA"/>
    <w:rsid w:val="00FB1B3A"/>
    <w:rsid w:val="00FB1B69"/>
    <w:rsid w:val="00FB23A2"/>
    <w:rsid w:val="00FB303E"/>
    <w:rsid w:val="00FB3406"/>
    <w:rsid w:val="00FB42F8"/>
    <w:rsid w:val="00FB4379"/>
    <w:rsid w:val="00FB4477"/>
    <w:rsid w:val="00FB4C4E"/>
    <w:rsid w:val="00FB5898"/>
    <w:rsid w:val="00FB5AE1"/>
    <w:rsid w:val="00FC0802"/>
    <w:rsid w:val="00FC1066"/>
    <w:rsid w:val="00FC351F"/>
    <w:rsid w:val="00FC37D5"/>
    <w:rsid w:val="00FC39E1"/>
    <w:rsid w:val="00FC63E7"/>
    <w:rsid w:val="00FC7D20"/>
    <w:rsid w:val="00FC7DBC"/>
    <w:rsid w:val="00FD0D80"/>
    <w:rsid w:val="00FD0F10"/>
    <w:rsid w:val="00FD135D"/>
    <w:rsid w:val="00FD1376"/>
    <w:rsid w:val="00FD25A1"/>
    <w:rsid w:val="00FD26BE"/>
    <w:rsid w:val="00FD3F04"/>
    <w:rsid w:val="00FD4A28"/>
    <w:rsid w:val="00FD4B19"/>
    <w:rsid w:val="00FD61A4"/>
    <w:rsid w:val="00FD67A8"/>
    <w:rsid w:val="00FD68F1"/>
    <w:rsid w:val="00FD7183"/>
    <w:rsid w:val="00FD7DE8"/>
    <w:rsid w:val="00FE17DC"/>
    <w:rsid w:val="00FE2CCE"/>
    <w:rsid w:val="00FE358B"/>
    <w:rsid w:val="00FE3995"/>
    <w:rsid w:val="00FE3AD5"/>
    <w:rsid w:val="00FE43F7"/>
    <w:rsid w:val="00FE4B75"/>
    <w:rsid w:val="00FE7381"/>
    <w:rsid w:val="00FE7500"/>
    <w:rsid w:val="00FE7E50"/>
    <w:rsid w:val="00FF18B6"/>
    <w:rsid w:val="00FF2075"/>
    <w:rsid w:val="00FF5F95"/>
    <w:rsid w:val="00FF616C"/>
    <w:rsid w:val="00FF7489"/>
    <w:rsid w:val="00FF7910"/>
    <w:rsid w:val="00FF7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D01D162"/>
  <w15:docId w15:val="{210AFB60-266B-4BDA-890A-8CFB0F47B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NZ" w:eastAsia="en-N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6E5B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7C70"/>
    <w:pPr>
      <w:keepNext/>
      <w:numPr>
        <w:numId w:val="5"/>
      </w:numPr>
      <w:spacing w:before="240" w:after="60"/>
      <w:outlineLvl w:val="0"/>
    </w:pPr>
    <w:rPr>
      <w:rFonts w:ascii="Arial" w:hAnsi="Arial"/>
      <w:b/>
      <w:kern w:val="28"/>
      <w:szCs w:val="20"/>
    </w:rPr>
  </w:style>
  <w:style w:type="paragraph" w:styleId="Heading2">
    <w:name w:val="heading 2"/>
    <w:basedOn w:val="ListParagraph"/>
    <w:next w:val="Normal"/>
    <w:link w:val="Heading2Char"/>
    <w:uiPriority w:val="9"/>
    <w:qFormat/>
    <w:rsid w:val="008E7C70"/>
    <w:pPr>
      <w:numPr>
        <w:ilvl w:val="1"/>
        <w:numId w:val="5"/>
      </w:numPr>
      <w:ind w:hanging="720"/>
      <w:outlineLvl w:val="1"/>
    </w:pPr>
    <w:rPr>
      <w:rFonts w:ascii="Arial" w:hAnsi="Arial" w:cs="Arial"/>
      <w:b/>
    </w:rPr>
  </w:style>
  <w:style w:type="paragraph" w:styleId="Heading3">
    <w:name w:val="heading 3"/>
    <w:basedOn w:val="Normal"/>
    <w:next w:val="Normal"/>
    <w:link w:val="Heading3Char"/>
    <w:uiPriority w:val="9"/>
    <w:qFormat/>
    <w:rsid w:val="008E7C70"/>
    <w:pPr>
      <w:keepNext/>
      <w:spacing w:before="240" w:after="60"/>
      <w:outlineLvl w:val="2"/>
    </w:pPr>
    <w:rPr>
      <w:rFonts w:ascii="Arial Narrow" w:hAnsi="Arial Narrow"/>
      <w:b/>
      <w:szCs w:val="20"/>
    </w:rPr>
  </w:style>
  <w:style w:type="paragraph" w:styleId="Heading4">
    <w:name w:val="heading 4"/>
    <w:basedOn w:val="Normal"/>
    <w:next w:val="Normal"/>
    <w:link w:val="Heading4Char"/>
    <w:uiPriority w:val="9"/>
    <w:qFormat/>
    <w:rsid w:val="008E7C70"/>
    <w:pPr>
      <w:keepNext/>
      <w:spacing w:before="240" w:after="60"/>
      <w:outlineLvl w:val="3"/>
    </w:pPr>
    <w:rPr>
      <w:rFonts w:ascii="Arial Narrow" w:hAnsi="Arial Narrow"/>
      <w:i/>
      <w:szCs w:val="20"/>
    </w:rPr>
  </w:style>
  <w:style w:type="paragraph" w:styleId="Heading5">
    <w:name w:val="heading 5"/>
    <w:basedOn w:val="Normal"/>
    <w:next w:val="Normal"/>
    <w:link w:val="Heading5Char"/>
    <w:qFormat/>
    <w:rsid w:val="004D7D4F"/>
    <w:pPr>
      <w:keepNext/>
      <w:numPr>
        <w:ilvl w:val="4"/>
        <w:numId w:val="11"/>
      </w:numPr>
      <w:outlineLvl w:val="4"/>
    </w:pPr>
    <w:rPr>
      <w:b/>
      <w:bCs/>
      <w:szCs w:val="20"/>
    </w:rPr>
  </w:style>
  <w:style w:type="paragraph" w:styleId="Heading6">
    <w:name w:val="heading 6"/>
    <w:basedOn w:val="Normal"/>
    <w:next w:val="Normal"/>
    <w:link w:val="Heading6Char"/>
    <w:qFormat/>
    <w:rsid w:val="004D7D4F"/>
    <w:pPr>
      <w:keepNext/>
      <w:numPr>
        <w:ilvl w:val="5"/>
        <w:numId w:val="11"/>
      </w:numPr>
      <w:outlineLvl w:val="5"/>
    </w:pPr>
    <w:rPr>
      <w:szCs w:val="20"/>
    </w:rPr>
  </w:style>
  <w:style w:type="paragraph" w:styleId="Heading7">
    <w:name w:val="heading 7"/>
    <w:basedOn w:val="Normal"/>
    <w:next w:val="Normal"/>
    <w:link w:val="Heading7Char"/>
    <w:qFormat/>
    <w:rsid w:val="004D7D4F"/>
    <w:pPr>
      <w:keepNext/>
      <w:numPr>
        <w:ilvl w:val="6"/>
        <w:numId w:val="11"/>
      </w:numPr>
      <w:outlineLvl w:val="6"/>
    </w:pPr>
    <w:rPr>
      <w:szCs w:val="20"/>
    </w:rPr>
  </w:style>
  <w:style w:type="paragraph" w:styleId="Heading8">
    <w:name w:val="heading 8"/>
    <w:basedOn w:val="Normal"/>
    <w:next w:val="Normal"/>
    <w:link w:val="Heading8Char"/>
    <w:qFormat/>
    <w:rsid w:val="004D7D4F"/>
    <w:pPr>
      <w:keepNext/>
      <w:numPr>
        <w:ilvl w:val="7"/>
        <w:numId w:val="11"/>
      </w:numPr>
      <w:outlineLvl w:val="7"/>
    </w:pPr>
    <w:rPr>
      <w:szCs w:val="20"/>
    </w:rPr>
  </w:style>
  <w:style w:type="paragraph" w:styleId="Heading9">
    <w:name w:val="heading 9"/>
    <w:basedOn w:val="Normal"/>
    <w:next w:val="Normal"/>
    <w:link w:val="Heading9Char"/>
    <w:qFormat/>
    <w:rsid w:val="004D7D4F"/>
    <w:pPr>
      <w:keepNext/>
      <w:numPr>
        <w:ilvl w:val="8"/>
        <w:numId w:val="11"/>
      </w:numPr>
      <w:outlineLvl w:val="8"/>
    </w:pPr>
    <w:rPr>
      <w:szCs w:val="20"/>
    </w:rPr>
  </w:style>
  <w:style w:type="character" w:default="1" w:styleId="DefaultParagraphFont">
    <w:name w:val="Default Paragraph Font"/>
    <w:uiPriority w:val="1"/>
    <w:semiHidden/>
    <w:unhideWhenUsed/>
    <w:rsid w:val="005D6E5B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5D6E5B"/>
  </w:style>
  <w:style w:type="character" w:customStyle="1" w:styleId="Heading1Char">
    <w:name w:val="Heading 1 Char"/>
    <w:basedOn w:val="DefaultParagraphFont"/>
    <w:link w:val="Heading1"/>
    <w:uiPriority w:val="9"/>
    <w:locked/>
    <w:rsid w:val="008E7C70"/>
    <w:rPr>
      <w:rFonts w:ascii="Arial" w:hAnsi="Arial"/>
      <w:b/>
      <w:kern w:val="28"/>
      <w:sz w:val="2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locked/>
    <w:rsid w:val="008E7C70"/>
    <w:rPr>
      <w:rFonts w:ascii="Arial" w:hAnsi="Arial" w:cs="Arial"/>
      <w:b/>
      <w:sz w:val="22"/>
      <w:szCs w:val="22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locked/>
    <w:rsid w:val="008E7C70"/>
    <w:rPr>
      <w:rFonts w:ascii="Arial Narrow" w:hAnsi="Arial Narrow"/>
      <w:b/>
      <w:sz w:val="24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locked/>
    <w:rsid w:val="008E7C70"/>
    <w:rPr>
      <w:rFonts w:ascii="Arial Narrow" w:hAnsi="Arial Narrow"/>
      <w:i/>
      <w:sz w:val="24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8E7C70"/>
    <w:pPr>
      <w:tabs>
        <w:tab w:val="center" w:pos="4513"/>
        <w:tab w:val="right" w:pos="9026"/>
      </w:tabs>
    </w:pPr>
    <w:rPr>
      <w:rFonts w:ascii="Calibri" w:hAnsi="Calibri"/>
    </w:rPr>
  </w:style>
  <w:style w:type="character" w:customStyle="1" w:styleId="HeaderChar">
    <w:name w:val="Header Char"/>
    <w:basedOn w:val="DefaultParagraphFont"/>
    <w:link w:val="Header"/>
    <w:uiPriority w:val="99"/>
    <w:locked/>
    <w:rsid w:val="008E7C70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8E7C70"/>
    <w:pPr>
      <w:tabs>
        <w:tab w:val="center" w:pos="4513"/>
        <w:tab w:val="right" w:pos="9026"/>
      </w:tabs>
    </w:pPr>
    <w:rPr>
      <w:rFonts w:ascii="Calibri" w:hAnsi="Calibri"/>
    </w:rPr>
  </w:style>
  <w:style w:type="character" w:customStyle="1" w:styleId="FooterChar">
    <w:name w:val="Footer Char"/>
    <w:basedOn w:val="DefaultParagraphFont"/>
    <w:link w:val="Footer"/>
    <w:uiPriority w:val="99"/>
    <w:locked/>
    <w:rsid w:val="008E7C70"/>
    <w:rPr>
      <w:sz w:val="22"/>
      <w:szCs w:val="2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7C7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8E7C70"/>
    <w:rPr>
      <w:rFonts w:ascii="Tahoma" w:hAnsi="Tahoma" w:cs="Tahoma"/>
      <w:sz w:val="16"/>
      <w:szCs w:val="16"/>
      <w:lang w:eastAsia="en-US"/>
    </w:rPr>
  </w:style>
  <w:style w:type="character" w:styleId="PageNumber">
    <w:name w:val="page number"/>
    <w:basedOn w:val="DefaultParagraphFont"/>
    <w:uiPriority w:val="99"/>
    <w:rsid w:val="008E7C70"/>
    <w:rPr>
      <w:rFonts w:cs="Times New Roman"/>
    </w:rPr>
  </w:style>
  <w:style w:type="paragraph" w:customStyle="1" w:styleId="Default">
    <w:name w:val="Default"/>
    <w:rsid w:val="008E7C70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AU" w:eastAsia="en-AU"/>
    </w:rPr>
  </w:style>
  <w:style w:type="character" w:styleId="Hyperlink">
    <w:name w:val="Hyperlink"/>
    <w:basedOn w:val="DefaultParagraphFont"/>
    <w:uiPriority w:val="99"/>
    <w:rsid w:val="008E7C7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unhideWhenUsed/>
    <w:rsid w:val="008E7C70"/>
    <w:rPr>
      <w:rFonts w:cs="Times New Roman"/>
      <w:color w:val="800080"/>
      <w:u w:val="single"/>
    </w:rPr>
  </w:style>
  <w:style w:type="paragraph" w:styleId="ListBullet">
    <w:name w:val="List Bullet"/>
    <w:basedOn w:val="Normal"/>
    <w:autoRedefine/>
    <w:uiPriority w:val="99"/>
    <w:rsid w:val="008E7C70"/>
    <w:pPr>
      <w:numPr>
        <w:numId w:val="4"/>
      </w:numPr>
    </w:pPr>
    <w:rPr>
      <w:szCs w:val="20"/>
    </w:rPr>
  </w:style>
  <w:style w:type="paragraph" w:customStyle="1" w:styleId="TableColumnHeadings">
    <w:name w:val="Table Column Headings"/>
    <w:basedOn w:val="Normal"/>
    <w:rsid w:val="008E7C70"/>
    <w:pPr>
      <w:spacing w:before="60" w:after="60"/>
    </w:pPr>
    <w:rPr>
      <w:rFonts w:ascii="Arial Narrow" w:hAnsi="Arial Narrow"/>
      <w:b/>
      <w:sz w:val="20"/>
      <w:szCs w:val="20"/>
    </w:rPr>
  </w:style>
  <w:style w:type="paragraph" w:customStyle="1" w:styleId="TableMainTitle">
    <w:name w:val="Table Main Title"/>
    <w:basedOn w:val="Normal"/>
    <w:rsid w:val="008E7C70"/>
    <w:rPr>
      <w:rFonts w:ascii="Arial Narrow" w:hAnsi="Arial Narrow"/>
      <w:b/>
      <w:szCs w:val="20"/>
    </w:rPr>
  </w:style>
  <w:style w:type="paragraph" w:customStyle="1" w:styleId="TableTotals">
    <w:name w:val="Table Totals"/>
    <w:basedOn w:val="Normal"/>
    <w:rsid w:val="008E7C70"/>
    <w:rPr>
      <w:rFonts w:ascii="Arial Narrow" w:hAnsi="Arial Narrow"/>
      <w:b/>
      <w:sz w:val="20"/>
      <w:szCs w:val="20"/>
    </w:rPr>
  </w:style>
  <w:style w:type="paragraph" w:customStyle="1" w:styleId="TablesText">
    <w:name w:val="Tables Text"/>
    <w:basedOn w:val="Normal"/>
    <w:rsid w:val="008E7C70"/>
    <w:rPr>
      <w:rFonts w:ascii="Arial Narrow" w:hAnsi="Arial Narrow"/>
      <w:sz w:val="20"/>
      <w:szCs w:val="20"/>
    </w:rPr>
  </w:style>
  <w:style w:type="paragraph" w:customStyle="1" w:styleId="Contents">
    <w:name w:val="Contents"/>
    <w:basedOn w:val="Normal"/>
    <w:rsid w:val="008E7C70"/>
    <w:pPr>
      <w:pBdr>
        <w:bottom w:val="single" w:sz="4" w:space="1" w:color="auto"/>
      </w:pBdr>
      <w:tabs>
        <w:tab w:val="right" w:pos="9071"/>
      </w:tabs>
    </w:pPr>
    <w:rPr>
      <w:rFonts w:ascii="Arial Narrow" w:hAnsi="Arial Narrow"/>
      <w:b/>
      <w:sz w:val="36"/>
      <w:szCs w:val="20"/>
    </w:rPr>
  </w:style>
  <w:style w:type="paragraph" w:styleId="BodyText3">
    <w:name w:val="Body Text 3"/>
    <w:basedOn w:val="Normal"/>
    <w:link w:val="BodyText3Char"/>
    <w:uiPriority w:val="99"/>
    <w:semiHidden/>
    <w:rsid w:val="008E7C70"/>
    <w:pPr>
      <w:ind w:right="1395"/>
    </w:pPr>
    <w:rPr>
      <w:szCs w:val="20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locked/>
    <w:rsid w:val="008E7C70"/>
    <w:rPr>
      <w:rFonts w:ascii="Times New Roman" w:hAnsi="Times New Roman"/>
      <w:sz w:val="24"/>
      <w:lang w:eastAsia="en-US"/>
    </w:rPr>
  </w:style>
  <w:style w:type="paragraph" w:styleId="TOC1">
    <w:name w:val="toc 1"/>
    <w:basedOn w:val="Normal"/>
    <w:uiPriority w:val="39"/>
    <w:rsid w:val="008E7C70"/>
    <w:pPr>
      <w:tabs>
        <w:tab w:val="right" w:pos="9072"/>
      </w:tabs>
      <w:spacing w:before="240"/>
      <w:ind w:left="567" w:hanging="567"/>
    </w:pPr>
    <w:rPr>
      <w:b/>
      <w:noProof/>
      <w:szCs w:val="20"/>
    </w:rPr>
  </w:style>
  <w:style w:type="paragraph" w:styleId="ListNumber">
    <w:name w:val="List Number"/>
    <w:basedOn w:val="List"/>
    <w:uiPriority w:val="99"/>
    <w:rsid w:val="008E7C70"/>
    <w:pPr>
      <w:numPr>
        <w:numId w:val="3"/>
      </w:numPr>
      <w:tabs>
        <w:tab w:val="clear" w:pos="1778"/>
      </w:tabs>
      <w:ind w:left="425" w:hanging="425"/>
      <w:contextualSpacing w:val="0"/>
    </w:pPr>
    <w:rPr>
      <w:szCs w:val="20"/>
    </w:rPr>
  </w:style>
  <w:style w:type="paragraph" w:customStyle="1" w:styleId="ReturnAddress">
    <w:name w:val="Return Address"/>
    <w:basedOn w:val="Normal"/>
    <w:rsid w:val="008E7C70"/>
    <w:pPr>
      <w:jc w:val="center"/>
    </w:pPr>
    <w:rPr>
      <w:spacing w:val="-3"/>
      <w:sz w:val="20"/>
      <w:szCs w:val="20"/>
      <w:lang w:val="en-AU"/>
    </w:rPr>
  </w:style>
  <w:style w:type="paragraph" w:customStyle="1" w:styleId="TOC10">
    <w:name w:val="TOC1"/>
    <w:basedOn w:val="Normal"/>
    <w:rsid w:val="008E7C70"/>
    <w:pPr>
      <w:tabs>
        <w:tab w:val="right" w:pos="9072"/>
      </w:tabs>
      <w:spacing w:before="240"/>
      <w:ind w:left="567" w:hanging="567"/>
    </w:pPr>
    <w:rPr>
      <w:b/>
      <w:noProof/>
      <w:szCs w:val="20"/>
    </w:rPr>
  </w:style>
  <w:style w:type="paragraph" w:styleId="Title">
    <w:name w:val="Title"/>
    <w:basedOn w:val="Normal"/>
    <w:link w:val="TitleChar"/>
    <w:uiPriority w:val="10"/>
    <w:qFormat/>
    <w:rsid w:val="008E7C70"/>
    <w:pPr>
      <w:spacing w:before="240" w:after="60"/>
    </w:pPr>
    <w:rPr>
      <w:rFonts w:ascii="Arial Narrow" w:hAnsi="Arial Narrow" w:cs="Arial"/>
      <w:b/>
      <w:bCs/>
      <w:kern w:val="28"/>
      <w:sz w:val="48"/>
      <w:szCs w:val="32"/>
    </w:rPr>
  </w:style>
  <w:style w:type="character" w:customStyle="1" w:styleId="TitleChar">
    <w:name w:val="Title Char"/>
    <w:basedOn w:val="DefaultParagraphFont"/>
    <w:link w:val="Title"/>
    <w:uiPriority w:val="10"/>
    <w:locked/>
    <w:rsid w:val="008E7C70"/>
    <w:rPr>
      <w:rFonts w:ascii="Arial Narrow" w:hAnsi="Arial Narrow" w:cs="Arial"/>
      <w:b/>
      <w:bCs/>
      <w:kern w:val="28"/>
      <w:sz w:val="48"/>
      <w:szCs w:val="32"/>
      <w:lang w:eastAsia="en-US"/>
    </w:rPr>
  </w:style>
  <w:style w:type="paragraph" w:styleId="Subtitle">
    <w:name w:val="Subtitle"/>
    <w:basedOn w:val="Normal"/>
    <w:link w:val="SubtitleChar"/>
    <w:uiPriority w:val="11"/>
    <w:qFormat/>
    <w:rsid w:val="008E7C70"/>
    <w:pPr>
      <w:spacing w:after="60"/>
    </w:pPr>
    <w:rPr>
      <w:rFonts w:ascii="Arial Narrow" w:hAnsi="Arial Narrow" w:cs="Arial"/>
      <w:b/>
      <w:sz w:val="28"/>
    </w:rPr>
  </w:style>
  <w:style w:type="character" w:customStyle="1" w:styleId="SubtitleChar">
    <w:name w:val="Subtitle Char"/>
    <w:basedOn w:val="DefaultParagraphFont"/>
    <w:link w:val="Subtitle"/>
    <w:uiPriority w:val="11"/>
    <w:locked/>
    <w:rsid w:val="008E7C70"/>
    <w:rPr>
      <w:rFonts w:ascii="Arial Narrow" w:hAnsi="Arial Narrow" w:cs="Arial"/>
      <w:b/>
      <w:sz w:val="28"/>
      <w:szCs w:val="24"/>
      <w:lang w:eastAsia="en-US"/>
    </w:rPr>
  </w:style>
  <w:style w:type="paragraph" w:customStyle="1" w:styleId="ISBN">
    <w:name w:val="ISBN"/>
    <w:basedOn w:val="Normal"/>
    <w:rsid w:val="008E7C70"/>
    <w:rPr>
      <w:rFonts w:ascii="Arial Narrow" w:hAnsi="Arial Narrow"/>
      <w:szCs w:val="20"/>
    </w:rPr>
  </w:style>
  <w:style w:type="paragraph" w:customStyle="1" w:styleId="Date-frontpage">
    <w:name w:val="Date-front page"/>
    <w:basedOn w:val="ReturnAddress"/>
    <w:rsid w:val="008E7C70"/>
    <w:pPr>
      <w:jc w:val="left"/>
    </w:pPr>
    <w:rPr>
      <w:rFonts w:ascii="Arial Narrow" w:hAnsi="Arial Narrow"/>
      <w:b/>
      <w:sz w:val="24"/>
    </w:rPr>
  </w:style>
  <w:style w:type="paragraph" w:customStyle="1" w:styleId="Disclaimer">
    <w:name w:val="Disclaimer"/>
    <w:basedOn w:val="Normal"/>
    <w:rsid w:val="008E7C70"/>
    <w:pPr>
      <w:ind w:right="1395"/>
    </w:pPr>
    <w:rPr>
      <w:rFonts w:ascii="Arial Narrow" w:hAnsi="Arial Narrow"/>
      <w:b/>
      <w:sz w:val="36"/>
      <w:szCs w:val="20"/>
    </w:rPr>
  </w:style>
  <w:style w:type="paragraph" w:styleId="ListBullet2">
    <w:name w:val="List Bullet 2"/>
    <w:basedOn w:val="Normal"/>
    <w:uiPriority w:val="99"/>
    <w:rsid w:val="008E7C70"/>
    <w:pPr>
      <w:numPr>
        <w:numId w:val="1"/>
      </w:numPr>
    </w:pPr>
    <w:rPr>
      <w:szCs w:val="20"/>
    </w:rPr>
  </w:style>
  <w:style w:type="paragraph" w:styleId="ListNumber2">
    <w:name w:val="List Number 2"/>
    <w:basedOn w:val="Normal"/>
    <w:uiPriority w:val="99"/>
    <w:rsid w:val="008E7C70"/>
    <w:pPr>
      <w:numPr>
        <w:numId w:val="2"/>
      </w:numPr>
      <w:tabs>
        <w:tab w:val="clear" w:pos="284"/>
        <w:tab w:val="num" w:pos="851"/>
      </w:tabs>
      <w:ind w:left="851" w:hanging="426"/>
    </w:pPr>
    <w:rPr>
      <w:szCs w:val="20"/>
    </w:rPr>
  </w:style>
  <w:style w:type="table" w:styleId="TableGrid">
    <w:name w:val="Table Grid"/>
    <w:basedOn w:val="TableNormal"/>
    <w:uiPriority w:val="59"/>
    <w:rsid w:val="008E7C70"/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olumnHeadingscentred">
    <w:name w:val="Table Column Headings centred"/>
    <w:basedOn w:val="TableColumnHeadings"/>
    <w:rsid w:val="008E7C70"/>
    <w:pPr>
      <w:tabs>
        <w:tab w:val="left" w:pos="1005"/>
      </w:tabs>
      <w:jc w:val="center"/>
    </w:pPr>
  </w:style>
  <w:style w:type="paragraph" w:styleId="List">
    <w:name w:val="List"/>
    <w:basedOn w:val="Normal"/>
    <w:uiPriority w:val="99"/>
    <w:semiHidden/>
    <w:unhideWhenUsed/>
    <w:rsid w:val="008E7C70"/>
    <w:pPr>
      <w:ind w:left="283" w:hanging="283"/>
      <w:contextualSpacing/>
    </w:pPr>
  </w:style>
  <w:style w:type="paragraph" w:styleId="ListParagraph">
    <w:name w:val="List Paragraph"/>
    <w:basedOn w:val="Normal"/>
    <w:uiPriority w:val="34"/>
    <w:qFormat/>
    <w:rsid w:val="008E7C7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8E7C70"/>
    <w:pPr>
      <w:tabs>
        <w:tab w:val="right" w:pos="9072"/>
      </w:tabs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E7C70"/>
    <w:pPr>
      <w:tabs>
        <w:tab w:val="right" w:pos="9072"/>
      </w:tabs>
      <w:spacing w:after="100"/>
      <w:ind w:left="480"/>
    </w:pPr>
  </w:style>
  <w:style w:type="paragraph" w:styleId="Caption">
    <w:name w:val="caption"/>
    <w:next w:val="Normal"/>
    <w:uiPriority w:val="35"/>
    <w:qFormat/>
    <w:rsid w:val="004D7D4F"/>
    <w:pPr>
      <w:keepNext/>
      <w:keepLines/>
      <w:spacing w:after="120"/>
    </w:pPr>
    <w:rPr>
      <w:rFonts w:ascii="Times New Roman" w:hAnsi="Times New Roman"/>
      <w:b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4D7D4F"/>
    <w:pPr>
      <w:spacing w:after="240"/>
    </w:pPr>
    <w:rPr>
      <w:szCs w:val="20"/>
    </w:rPr>
  </w:style>
  <w:style w:type="character" w:styleId="CommentReference">
    <w:name w:val="annotation reference"/>
    <w:basedOn w:val="DefaultParagraphFont"/>
    <w:rsid w:val="004D7D4F"/>
    <w:rPr>
      <w:sz w:val="16"/>
      <w:szCs w:val="16"/>
    </w:rPr>
  </w:style>
  <w:style w:type="paragraph" w:styleId="CommentText">
    <w:name w:val="annotation text"/>
    <w:basedOn w:val="Normal"/>
    <w:link w:val="CommentTextChar"/>
    <w:rsid w:val="004D7D4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4D7D4F"/>
    <w:rPr>
      <w:rFonts w:ascii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rsid w:val="004D7D4F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4D7D4F"/>
    <w:rPr>
      <w:rFonts w:ascii="Times New Roman" w:hAnsi="Times New Roman"/>
      <w:b/>
      <w:bCs/>
    </w:rPr>
  </w:style>
  <w:style w:type="paragraph" w:customStyle="1" w:styleId="m7468381814262586559msolistparagraph">
    <w:name w:val="m_7468381814262586559msolistparagraph"/>
    <w:basedOn w:val="Normal"/>
    <w:rsid w:val="00957EC2"/>
    <w:pPr>
      <w:spacing w:before="100" w:beforeAutospacing="1" w:after="100" w:afterAutospacing="1"/>
    </w:pPr>
  </w:style>
  <w:style w:type="paragraph" w:styleId="BodyText">
    <w:name w:val="Body Text"/>
    <w:basedOn w:val="Normal"/>
    <w:link w:val="BodyTextChar"/>
    <w:rsid w:val="004D7D4F"/>
    <w:pPr>
      <w:spacing w:after="120"/>
    </w:pPr>
    <w:rPr>
      <w:szCs w:val="20"/>
    </w:rPr>
  </w:style>
  <w:style w:type="character" w:customStyle="1" w:styleId="BodyTextChar">
    <w:name w:val="Body Text Char"/>
    <w:basedOn w:val="DefaultParagraphFont"/>
    <w:link w:val="BodyText"/>
    <w:rsid w:val="00CB1E90"/>
    <w:rPr>
      <w:rFonts w:ascii="Times New Roman" w:hAnsi="Times New Roman"/>
      <w:sz w:val="22"/>
      <w:lang w:eastAsia="en-US"/>
    </w:rPr>
  </w:style>
  <w:style w:type="paragraph" w:customStyle="1" w:styleId="FirstParagraph">
    <w:name w:val="First Paragraph"/>
    <w:basedOn w:val="BodyText"/>
    <w:next w:val="BodyText"/>
    <w:qFormat/>
    <w:rsid w:val="00CB1E90"/>
    <w:pPr>
      <w:spacing w:before="180" w:after="180"/>
    </w:pPr>
    <w:rPr>
      <w:lang w:val="en-US"/>
    </w:rPr>
  </w:style>
  <w:style w:type="character" w:customStyle="1" w:styleId="VerbatimChar">
    <w:name w:val="Verbatim Char"/>
    <w:basedOn w:val="DefaultParagraphFont"/>
    <w:link w:val="SourceCode"/>
    <w:rsid w:val="00CB1E90"/>
    <w:rPr>
      <w:rFonts w:ascii="Consolas" w:hAnsi="Consolas"/>
      <w:sz w:val="22"/>
      <w:shd w:val="clear" w:color="auto" w:fill="F8F8F8"/>
    </w:rPr>
  </w:style>
  <w:style w:type="paragraph" w:customStyle="1" w:styleId="SourceCode">
    <w:name w:val="Source Code"/>
    <w:basedOn w:val="Normal"/>
    <w:link w:val="VerbatimChar"/>
    <w:rsid w:val="00CB1E90"/>
    <w:pPr>
      <w:shd w:val="clear" w:color="auto" w:fill="F8F8F8"/>
      <w:wordWrap w:val="0"/>
      <w:spacing w:after="200"/>
    </w:pPr>
    <w:rPr>
      <w:rFonts w:ascii="Consolas" w:hAnsi="Consolas"/>
      <w:szCs w:val="20"/>
    </w:rPr>
  </w:style>
  <w:style w:type="character" w:customStyle="1" w:styleId="DecValTok">
    <w:name w:val="DecValTok"/>
    <w:basedOn w:val="VerbatimChar"/>
    <w:rsid w:val="00CB1E90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sid w:val="00CB1E90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sid w:val="00CB1E90"/>
    <w:rPr>
      <w:rFonts w:ascii="Consolas" w:hAnsi="Consolas"/>
      <w:color w:val="000000"/>
      <w:sz w:val="22"/>
      <w:shd w:val="clear" w:color="auto" w:fill="F8F8F8"/>
    </w:rPr>
  </w:style>
  <w:style w:type="character" w:customStyle="1" w:styleId="SpecialCharTok">
    <w:name w:val="SpecialCharTok"/>
    <w:basedOn w:val="VerbatimChar"/>
    <w:rsid w:val="00CB1E90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sid w:val="00CB1E90"/>
    <w:rPr>
      <w:rFonts w:ascii="Consolas" w:hAnsi="Consolas"/>
      <w:color w:val="4E9A06"/>
      <w:sz w:val="22"/>
      <w:shd w:val="clear" w:color="auto" w:fill="F8F8F8"/>
    </w:rPr>
  </w:style>
  <w:style w:type="character" w:customStyle="1" w:styleId="CommentTok">
    <w:name w:val="CommentTok"/>
    <w:basedOn w:val="VerbatimChar"/>
    <w:rsid w:val="00CB1E90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sid w:val="00CB1E90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sid w:val="00CB1E90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sid w:val="00CB1E90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AttributeTok">
    <w:name w:val="AttributeTok"/>
    <w:basedOn w:val="VerbatimChar"/>
    <w:rsid w:val="00CB1E90"/>
    <w:rPr>
      <w:rFonts w:ascii="Consolas" w:hAnsi="Consolas"/>
      <w:color w:val="C4A000"/>
      <w:sz w:val="22"/>
      <w:shd w:val="clear" w:color="auto" w:fill="F8F8F8"/>
    </w:rPr>
  </w:style>
  <w:style w:type="character" w:customStyle="1" w:styleId="NormalTok">
    <w:name w:val="NormalTok"/>
    <w:basedOn w:val="VerbatimChar"/>
    <w:rsid w:val="00CB1E90"/>
    <w:rPr>
      <w:rFonts w:ascii="Consolas" w:hAnsi="Consolas"/>
      <w:sz w:val="22"/>
      <w:shd w:val="clear" w:color="auto" w:fill="F8F8F8"/>
    </w:rPr>
  </w:style>
  <w:style w:type="character" w:customStyle="1" w:styleId="Heading5Char">
    <w:name w:val="Heading 5 Char"/>
    <w:basedOn w:val="DefaultParagraphFont"/>
    <w:link w:val="Heading5"/>
    <w:rsid w:val="00586E8B"/>
    <w:rPr>
      <w:rFonts w:ascii="Times New Roman" w:hAnsi="Times New Roman"/>
      <w:b/>
      <w:bCs/>
      <w:sz w:val="24"/>
      <w:lang w:eastAsia="en-US"/>
    </w:rPr>
  </w:style>
  <w:style w:type="character" w:customStyle="1" w:styleId="Heading6Char">
    <w:name w:val="Heading 6 Char"/>
    <w:basedOn w:val="DefaultParagraphFont"/>
    <w:link w:val="Heading6"/>
    <w:rsid w:val="00586E8B"/>
    <w:rPr>
      <w:rFonts w:ascii="Times New Roman" w:hAnsi="Times New Roman"/>
      <w:sz w:val="24"/>
      <w:lang w:eastAsia="en-US"/>
    </w:rPr>
  </w:style>
  <w:style w:type="character" w:customStyle="1" w:styleId="Heading7Char">
    <w:name w:val="Heading 7 Char"/>
    <w:basedOn w:val="DefaultParagraphFont"/>
    <w:link w:val="Heading7"/>
    <w:rsid w:val="00586E8B"/>
    <w:rPr>
      <w:rFonts w:ascii="Times New Roman" w:hAnsi="Times New Roman"/>
      <w:sz w:val="24"/>
      <w:lang w:eastAsia="en-US"/>
    </w:rPr>
  </w:style>
  <w:style w:type="character" w:customStyle="1" w:styleId="Heading8Char">
    <w:name w:val="Heading 8 Char"/>
    <w:basedOn w:val="DefaultParagraphFont"/>
    <w:link w:val="Heading8"/>
    <w:rsid w:val="00586E8B"/>
    <w:rPr>
      <w:rFonts w:ascii="Times New Roman" w:hAnsi="Times New Roman"/>
      <w:sz w:val="24"/>
      <w:lang w:eastAsia="en-US"/>
    </w:rPr>
  </w:style>
  <w:style w:type="character" w:customStyle="1" w:styleId="Heading9Char">
    <w:name w:val="Heading 9 Char"/>
    <w:basedOn w:val="DefaultParagraphFont"/>
    <w:link w:val="Heading9"/>
    <w:rsid w:val="00586E8B"/>
    <w:rPr>
      <w:rFonts w:ascii="Times New Roman" w:hAnsi="Times New Roman"/>
      <w:sz w:val="24"/>
      <w:lang w:eastAsia="en-US"/>
    </w:rPr>
  </w:style>
  <w:style w:type="paragraph" w:customStyle="1" w:styleId="Author">
    <w:name w:val="Author"/>
    <w:basedOn w:val="Normal"/>
    <w:rsid w:val="004D7D4F"/>
    <w:rPr>
      <w:rFonts w:ascii="Arial" w:hAnsi="Arial"/>
      <w:b/>
      <w:szCs w:val="20"/>
    </w:rPr>
  </w:style>
  <w:style w:type="paragraph" w:customStyle="1" w:styleId="Tableformat">
    <w:name w:val="Table format"/>
    <w:next w:val="Normal"/>
    <w:rsid w:val="004D7D4F"/>
    <w:pPr>
      <w:keepNext/>
      <w:keepLines/>
    </w:pPr>
    <w:rPr>
      <w:rFonts w:ascii="Times New Roman" w:hAnsi="Times New Roman"/>
      <w:lang w:eastAsia="en-US"/>
    </w:rPr>
  </w:style>
  <w:style w:type="paragraph" w:customStyle="1" w:styleId="Quotation">
    <w:name w:val="Quotation"/>
    <w:basedOn w:val="Normal"/>
    <w:next w:val="Normal"/>
    <w:rsid w:val="004D7D4F"/>
    <w:pPr>
      <w:spacing w:after="120"/>
      <w:ind w:left="567" w:right="1134"/>
    </w:pPr>
    <w:rPr>
      <w:szCs w:val="20"/>
    </w:rPr>
  </w:style>
  <w:style w:type="character" w:customStyle="1" w:styleId="MTEquationSection">
    <w:name w:val="MTEquationSection"/>
    <w:rsid w:val="004D7D4F"/>
    <w:rPr>
      <w:vanish/>
      <w:color w:val="FF0000"/>
    </w:rPr>
  </w:style>
  <w:style w:type="paragraph" w:styleId="BodyTextIndent">
    <w:name w:val="Body Text Indent"/>
    <w:basedOn w:val="Normal"/>
    <w:link w:val="BodyTextIndentChar"/>
    <w:rsid w:val="004D7D4F"/>
    <w:pPr>
      <w:ind w:left="720" w:hanging="720"/>
    </w:pPr>
    <w:rPr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586E8B"/>
    <w:rPr>
      <w:rFonts w:ascii="Times New Roman" w:hAnsi="Times New Roman"/>
      <w:sz w:val="22"/>
      <w:lang w:eastAsia="en-US"/>
    </w:rPr>
  </w:style>
  <w:style w:type="paragraph" w:customStyle="1" w:styleId="msonormal0">
    <w:name w:val="msonormal"/>
    <w:basedOn w:val="Normal"/>
    <w:rsid w:val="004D7D4F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4D7D4F"/>
    <w:rPr>
      <w:color w:val="808080"/>
    </w:rPr>
  </w:style>
  <w:style w:type="paragraph" w:customStyle="1" w:styleId="Tableofcontents">
    <w:name w:val="Table of contents"/>
    <w:basedOn w:val="TOC1"/>
    <w:link w:val="TableofcontentsChar"/>
    <w:qFormat/>
    <w:rsid w:val="004D7D4F"/>
    <w:pPr>
      <w:spacing w:after="240"/>
    </w:pPr>
    <w:rPr>
      <w:rFonts w:ascii="Arial" w:hAnsi="Arial" w:cs="Arial"/>
      <w:b w:val="0"/>
      <w:caps/>
    </w:rPr>
  </w:style>
  <w:style w:type="character" w:customStyle="1" w:styleId="TableofcontentsChar">
    <w:name w:val="Table of contents Char"/>
    <w:basedOn w:val="DefaultParagraphFont"/>
    <w:link w:val="Tableofcontents"/>
    <w:rsid w:val="004D7D4F"/>
    <w:rPr>
      <w:rFonts w:ascii="Arial" w:hAnsi="Arial" w:cs="Arial"/>
      <w:bCs/>
      <w:noProof/>
      <w:sz w:val="22"/>
      <w:lang w:val="en-GB" w:eastAsia="en-US"/>
    </w:rPr>
  </w:style>
  <w:style w:type="paragraph" w:styleId="FootnoteText">
    <w:name w:val="footnote text"/>
    <w:basedOn w:val="Normal"/>
    <w:link w:val="FootnoteTextChar"/>
    <w:rsid w:val="004D7D4F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4D7D4F"/>
    <w:rPr>
      <w:rFonts w:ascii="Times New Roman" w:hAnsi="Times New Roman"/>
    </w:rPr>
  </w:style>
  <w:style w:type="character" w:styleId="FootnoteReference">
    <w:name w:val="footnote reference"/>
    <w:basedOn w:val="DefaultParagraphFont"/>
    <w:rsid w:val="004D7D4F"/>
    <w:rPr>
      <w:vertAlign w:val="superscript"/>
    </w:rPr>
  </w:style>
  <w:style w:type="paragraph" w:styleId="Revision">
    <w:name w:val="Revision"/>
    <w:hidden/>
    <w:uiPriority w:val="99"/>
    <w:semiHidden/>
    <w:rsid w:val="004D7D4F"/>
    <w:rPr>
      <w:rFonts w:ascii="Times New Roman" w:hAnsi="Times New Roman"/>
      <w:sz w:val="22"/>
      <w:szCs w:val="24"/>
    </w:rPr>
  </w:style>
  <w:style w:type="character" w:customStyle="1" w:styleId="ListLabel2">
    <w:name w:val="ListLabel 2"/>
    <w:qFormat/>
    <w:rsid w:val="000725BD"/>
  </w:style>
  <w:style w:type="character" w:styleId="UnresolvedMention">
    <w:name w:val="Unresolved Mention"/>
    <w:basedOn w:val="DefaultParagraphFont"/>
    <w:uiPriority w:val="99"/>
    <w:semiHidden/>
    <w:unhideWhenUsed/>
    <w:rsid w:val="000725BD"/>
    <w:rPr>
      <w:color w:val="605E5C"/>
      <w:shd w:val="clear" w:color="auto" w:fill="E1DFDD"/>
    </w:rPr>
  </w:style>
  <w:style w:type="paragraph" w:customStyle="1" w:styleId="Textbody">
    <w:name w:val="Text body"/>
    <w:basedOn w:val="Normal"/>
    <w:qFormat/>
    <w:rsid w:val="007B3D60"/>
    <w:pPr>
      <w:spacing w:after="140" w:line="288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53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6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://fs.fish.govt.nz" TargetMode="External"/><Relationship Id="rId18" Type="http://schemas.openxmlformats.org/officeDocument/2006/relationships/header" Target="header6.xml"/><Relationship Id="rId26" Type="http://schemas.openxmlformats.org/officeDocument/2006/relationships/footer" Target="footer5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yperlink" Target="mailto:brand@mpi.govt.nz" TargetMode="External"/><Relationship Id="rId17" Type="http://schemas.openxmlformats.org/officeDocument/2006/relationships/footer" Target="footer3.xml"/><Relationship Id="rId25" Type="http://schemas.openxmlformats.org/officeDocument/2006/relationships/header" Target="header8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hyperlink" Target="https://epsg.io/9191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header" Target="header7.xml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23" Type="http://schemas.openxmlformats.org/officeDocument/2006/relationships/image" Target="media/image7.png"/><Relationship Id="rId28" Type="http://schemas.openxmlformats.org/officeDocument/2006/relationships/header" Target="header9.xml"/><Relationship Id="rId10" Type="http://schemas.openxmlformats.org/officeDocument/2006/relationships/footer" Target="footer1.xml"/><Relationship Id="rId19" Type="http://schemas.openxmlformats.org/officeDocument/2006/relationships/footer" Target="footer4.xm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6.png"/><Relationship Id="rId27" Type="http://schemas.openxmlformats.org/officeDocument/2006/relationships/footer" Target="footer6.xml"/><Relationship Id="rId30" Type="http://schemas.microsoft.com/office/2011/relationships/people" Target="peop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F92F52-BAF3-4EC9-A234-AB2BF91ACE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1625</TotalTime>
  <Pages>11</Pages>
  <Words>1459</Words>
  <Characters>15031</Characters>
  <Application>Microsoft Office Word</Application>
  <DocSecurity>0</DocSecurity>
  <Lines>125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AEBR template</vt:lpstr>
    </vt:vector>
  </TitlesOfParts>
  <Company/>
  <LinksUpToDate>false</LinksUpToDate>
  <CharactersWithSpaces>16458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AEBR template</dc:title>
  <dc:subject/>
  <dc:creator>Sophie Mormede</dc:creator>
  <cp:keywords/>
  <dc:description/>
  <cp:lastModifiedBy>Darcy Webber</cp:lastModifiedBy>
  <cp:revision>315</cp:revision>
  <dcterms:created xsi:type="dcterms:W3CDTF">2021-12-05T20:52:00Z</dcterms:created>
  <dcterms:modified xsi:type="dcterms:W3CDTF">2021-12-13T19:53:00Z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zotero-version="5.0.96.3"&gt;&lt;session id="nI5mUbFg"/&gt;&lt;style id="http://www.zotero.org/styles/nzfar" hasBibliography="1" bibliographyStyleHasBeenSet="1"/&gt;&lt;prefs&gt;&lt;pref name="fieldType" value="Field"/&gt;&lt;/prefs&gt;&lt;/data&gt;</vt:lpwstr>
  </property>
</Properties>
</file>