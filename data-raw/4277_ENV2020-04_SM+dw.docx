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D162" w14:textId="21061654" w:rsidR="005A7F21" w:rsidRPr="008667EE" w:rsidRDefault="00982157" w:rsidP="008667EE">
      <w:pPr>
        <w:pStyle w:val="Subtitle"/>
        <w:spacing w:after="0" w:line="240" w:lineRule="auto"/>
        <w:rPr>
          <w:sz w:val="44"/>
          <w:szCs w:val="44"/>
        </w:rPr>
      </w:pPr>
      <w:r w:rsidRPr="008667EE">
        <w:rPr>
          <w:rStyle w:val="TitleChar"/>
          <w:sz w:val="44"/>
          <w:szCs w:val="44"/>
        </w:rPr>
        <w:t>Creating standardised grids for New Zealand marine science outputs</w:t>
      </w:r>
    </w:p>
    <w:p w14:paraId="7D01D163" w14:textId="77777777" w:rsidR="005A7F21" w:rsidRPr="008667EE" w:rsidRDefault="005A7F21" w:rsidP="008667EE">
      <w:pPr>
        <w:pStyle w:val="ReturnAddress"/>
        <w:spacing w:after="0" w:line="240" w:lineRule="auto"/>
        <w:jc w:val="left"/>
        <w:rPr>
          <w:rFonts w:ascii="Arial" w:hAnsi="Arial" w:cs="Arial"/>
          <w:sz w:val="22"/>
          <w:szCs w:val="22"/>
        </w:rPr>
      </w:pPr>
    </w:p>
    <w:p w14:paraId="7D01D164" w14:textId="77777777" w:rsidR="005A7F21" w:rsidRDefault="005A7F21" w:rsidP="008667EE">
      <w:pPr>
        <w:pStyle w:val="ISBN"/>
        <w:spacing w:after="0" w:line="240" w:lineRule="auto"/>
      </w:pPr>
      <w:r>
        <w:t>New Zealand Aquatic Environment and Biodiversity</w:t>
      </w:r>
      <w:r w:rsidRPr="00873841">
        <w:t xml:space="preserve"> Report </w:t>
      </w:r>
      <w:r>
        <w:t>No.</w:t>
      </w:r>
      <w:proofErr w:type="gramStart"/>
      <w:r>
        <w:t>…..</w:t>
      </w:r>
      <w:proofErr w:type="gramEnd"/>
    </w:p>
    <w:p w14:paraId="7D01D165" w14:textId="77777777" w:rsidR="005A7F21" w:rsidRDefault="005A7F21" w:rsidP="008667EE">
      <w:pPr>
        <w:pStyle w:val="ISBN"/>
        <w:spacing w:after="0" w:line="240" w:lineRule="auto"/>
      </w:pPr>
    </w:p>
    <w:p w14:paraId="7D01D166" w14:textId="0FB20E5C" w:rsidR="00BF7F4E" w:rsidRDefault="005A7F21" w:rsidP="008667EE">
      <w:pPr>
        <w:pStyle w:val="ISBN"/>
        <w:spacing w:after="0" w:line="240" w:lineRule="auto"/>
      </w:pPr>
      <w:r>
        <w:tab/>
      </w:r>
      <w:r w:rsidR="00BF7F4E">
        <w:t>S. Mormede</w:t>
      </w:r>
      <w:r w:rsidR="008667EE">
        <w:t>,</w:t>
      </w:r>
    </w:p>
    <w:p w14:paraId="5C377DEA" w14:textId="3CDD8C61" w:rsidR="00982157" w:rsidRDefault="00982157" w:rsidP="008667EE">
      <w:pPr>
        <w:pStyle w:val="ISBN"/>
        <w:spacing w:after="0" w:line="240" w:lineRule="auto"/>
      </w:pPr>
      <w:r>
        <w:tab/>
        <w:t>D.</w:t>
      </w:r>
      <w:r w:rsidR="00972440">
        <w:t>N.</w:t>
      </w:r>
      <w:r>
        <w:t xml:space="preserve"> Webber</w:t>
      </w:r>
      <w:r w:rsidR="008667EE">
        <w:t>,</w:t>
      </w:r>
    </w:p>
    <w:p w14:paraId="60D5E530" w14:textId="30FEC874" w:rsidR="00982157" w:rsidRDefault="00982157" w:rsidP="008667EE">
      <w:pPr>
        <w:pStyle w:val="ISBN"/>
        <w:spacing w:after="0" w:line="240" w:lineRule="auto"/>
      </w:pPr>
      <w:r>
        <w:tab/>
        <w:t>C. Edwards</w:t>
      </w:r>
    </w:p>
    <w:p w14:paraId="7D01D16A" w14:textId="77777777" w:rsidR="005A7F21" w:rsidRPr="008667EE" w:rsidRDefault="005A7F21" w:rsidP="008667EE">
      <w:pPr>
        <w:pStyle w:val="ISBN"/>
        <w:spacing w:after="0" w:line="240" w:lineRule="auto"/>
        <w:rPr>
          <w:szCs w:val="22"/>
        </w:rPr>
      </w:pPr>
    </w:p>
    <w:p w14:paraId="7D01D16C" w14:textId="77777777" w:rsidR="005A7F21" w:rsidRPr="008667EE" w:rsidRDefault="005A7F21" w:rsidP="008667EE">
      <w:pPr>
        <w:spacing w:after="0" w:line="240" w:lineRule="auto"/>
        <w:rPr>
          <w:rFonts w:ascii="Arial Narrow" w:hAnsi="Arial Narrow"/>
        </w:rPr>
      </w:pPr>
      <w:r w:rsidRPr="008667EE">
        <w:rPr>
          <w:rFonts w:ascii="Arial Narrow" w:hAnsi="Arial Narrow"/>
        </w:rPr>
        <w:t>ISSN 1179-6480 (online)</w:t>
      </w:r>
    </w:p>
    <w:p w14:paraId="7D01D16E" w14:textId="395CD97E" w:rsidR="005A7F21" w:rsidRPr="008667EE" w:rsidRDefault="005A7F21" w:rsidP="008667EE">
      <w:pPr>
        <w:spacing w:after="0" w:line="240" w:lineRule="auto"/>
        <w:rPr>
          <w:rFonts w:ascii="Arial Narrow" w:hAnsi="Arial Narrow"/>
        </w:rPr>
      </w:pPr>
      <w:r w:rsidRPr="008667EE">
        <w:rPr>
          <w:rFonts w:ascii="Arial Narrow" w:hAnsi="Arial Narrow"/>
        </w:rPr>
        <w:t>ISBN XXXX (online)</w:t>
      </w:r>
    </w:p>
    <w:p w14:paraId="7D01D16F" w14:textId="77777777" w:rsidR="005A7F21" w:rsidRPr="008667EE" w:rsidRDefault="005A7F21" w:rsidP="008667EE">
      <w:pPr>
        <w:pStyle w:val="ReturnAddress"/>
        <w:spacing w:after="0" w:line="240" w:lineRule="auto"/>
        <w:jc w:val="left"/>
        <w:rPr>
          <w:rFonts w:ascii="Arial Narrow" w:hAnsi="Arial Narrow"/>
          <w:sz w:val="22"/>
          <w:szCs w:val="22"/>
        </w:rPr>
      </w:pPr>
    </w:p>
    <w:p w14:paraId="7D01D170" w14:textId="254BA789" w:rsidR="005A7F21" w:rsidRPr="008667EE" w:rsidRDefault="008C47F4" w:rsidP="002F064B">
      <w:pPr>
        <w:pStyle w:val="Date-frontpage"/>
        <w:rPr>
          <w:sz w:val="22"/>
          <w:szCs w:val="22"/>
        </w:rPr>
      </w:pPr>
      <w:r w:rsidRPr="008667EE">
        <w:rPr>
          <w:sz w:val="22"/>
          <w:szCs w:val="22"/>
        </w:rPr>
        <w:t>Month 20</w:t>
      </w:r>
      <w:r w:rsidR="00BF7F4E" w:rsidRPr="008667EE">
        <w:rPr>
          <w:sz w:val="22"/>
          <w:szCs w:val="22"/>
        </w:rPr>
        <w:t>2</w:t>
      </w:r>
      <w:r w:rsidR="008667EE" w:rsidRPr="008667EE">
        <w:rPr>
          <w:sz w:val="22"/>
          <w:szCs w:val="22"/>
        </w:rPr>
        <w:t>2</w:t>
      </w:r>
    </w:p>
    <w:p w14:paraId="7D01D171" w14:textId="77777777" w:rsidR="005A7F21" w:rsidRPr="008667EE" w:rsidRDefault="005A7F21" w:rsidP="002F064B">
      <w:pPr>
        <w:rPr>
          <w:rFonts w:ascii="Arial Narrow" w:hAnsi="Arial Narrow"/>
        </w:rPr>
        <w:sectPr w:rsidR="005A7F21" w:rsidRPr="008667EE" w:rsidSect="008667EE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 w:code="9"/>
          <w:pgMar w:top="3828" w:right="907" w:bottom="567" w:left="4876" w:header="720" w:footer="720" w:gutter="0"/>
          <w:cols w:space="720"/>
        </w:sectPr>
      </w:pPr>
    </w:p>
    <w:p w14:paraId="7D01D172" w14:textId="77777777" w:rsidR="005A7F21" w:rsidRDefault="005A7F21" w:rsidP="002F064B"/>
    <w:p w14:paraId="7D01D173" w14:textId="77777777" w:rsidR="005A7F21" w:rsidRDefault="005A7F21" w:rsidP="002F064B"/>
    <w:p w14:paraId="19963145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>Requests for further copies should be directed to:</w:t>
      </w:r>
    </w:p>
    <w:p w14:paraId="31ECE1CF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</w:p>
    <w:p w14:paraId="679F8F73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>Fisheries Science Editor</w:t>
      </w:r>
    </w:p>
    <w:p w14:paraId="6F4F1307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>Fisheries New Zealand</w:t>
      </w:r>
    </w:p>
    <w:p w14:paraId="4799F518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>Ministry for Primary Industries</w:t>
      </w:r>
    </w:p>
    <w:p w14:paraId="785C75CD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>PO Box 2526</w:t>
      </w:r>
    </w:p>
    <w:p w14:paraId="0E2042BF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>Wellington 6140</w:t>
      </w:r>
    </w:p>
    <w:p w14:paraId="06AD43E0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>NEW ZEALAND</w:t>
      </w:r>
    </w:p>
    <w:p w14:paraId="40119B7A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</w:p>
    <w:p w14:paraId="7E866C83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 xml:space="preserve">Email: </w:t>
      </w:r>
      <w:hyperlink r:id="rId15" w:history="1">
        <w:r w:rsidRPr="00851DFC">
          <w:rPr>
            <w:rFonts w:ascii="Times New Roman" w:eastAsia="Times New Roman" w:hAnsi="Times New Roman" w:cs="Times New Roman"/>
            <w:bCs/>
            <w:color w:val="0000FF"/>
            <w:spacing w:val="-3"/>
          </w:rPr>
          <w:t>Fisheries-Science.Editor@mpi.govt.nz</w:t>
        </w:r>
      </w:hyperlink>
    </w:p>
    <w:p w14:paraId="05FDCB97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>Telephone: 0800 00 83 33</w:t>
      </w:r>
    </w:p>
    <w:p w14:paraId="747805D7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</w:p>
    <w:p w14:paraId="3B850CD4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r w:rsidRPr="00851DFC">
        <w:rPr>
          <w:rFonts w:ascii="Times New Roman" w:eastAsia="Times New Roman" w:hAnsi="Times New Roman" w:cs="Times New Roman"/>
          <w:bCs/>
          <w:spacing w:val="-3"/>
        </w:rPr>
        <w:t>This publication is also available on the Ministry for Primary Industries websites at:</w:t>
      </w:r>
    </w:p>
    <w:p w14:paraId="7A4A0770" w14:textId="77777777" w:rsidR="00851DFC" w:rsidRPr="00851DFC" w:rsidRDefault="00D8200F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hyperlink r:id="rId16" w:history="1">
        <w:r w:rsidR="00851DFC" w:rsidRPr="00851DFC">
          <w:rPr>
            <w:rFonts w:ascii="Times New Roman" w:eastAsia="Times New Roman" w:hAnsi="Times New Roman" w:cs="Times New Roman"/>
            <w:bCs/>
            <w:color w:val="0000FF"/>
            <w:spacing w:val="-3"/>
          </w:rPr>
          <w:t>http://www.mpi.govt.nz/news-and-resources/publications</w:t>
        </w:r>
      </w:hyperlink>
    </w:p>
    <w:p w14:paraId="050C5F82" w14:textId="77777777" w:rsidR="00851DFC" w:rsidRPr="00851DFC" w:rsidRDefault="00D8200F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  <w:hyperlink r:id="rId17" w:history="1">
        <w:r w:rsidR="00851DFC" w:rsidRPr="00851DFC">
          <w:rPr>
            <w:rFonts w:ascii="Times New Roman" w:eastAsia="Times New Roman" w:hAnsi="Times New Roman" w:cs="Times New Roman"/>
            <w:bCs/>
            <w:color w:val="0000FF"/>
            <w:spacing w:val="-3"/>
          </w:rPr>
          <w:t>http://fs.fish.govt.nz</w:t>
        </w:r>
      </w:hyperlink>
      <w:r w:rsidR="00851DFC" w:rsidRPr="00851DFC">
        <w:rPr>
          <w:rFonts w:ascii="Times New Roman" w:eastAsia="Times New Roman" w:hAnsi="Times New Roman" w:cs="Times New Roman"/>
          <w:bCs/>
          <w:spacing w:val="-3"/>
        </w:rPr>
        <w:t xml:space="preserve"> go to Document library/Research reports</w:t>
      </w:r>
    </w:p>
    <w:p w14:paraId="46B8AF9B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Cs/>
          <w:spacing w:val="-3"/>
        </w:rPr>
      </w:pPr>
    </w:p>
    <w:p w14:paraId="7D01D183" w14:textId="77777777" w:rsidR="005A7F21" w:rsidRDefault="005A7F21" w:rsidP="002F064B"/>
    <w:p w14:paraId="707D9E7F" w14:textId="77777777" w:rsidR="00851DFC" w:rsidRPr="00851DFC" w:rsidRDefault="00851DFC" w:rsidP="00851DF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val="en-AU"/>
        </w:rPr>
      </w:pPr>
      <w:r w:rsidRPr="00851DFC">
        <w:rPr>
          <w:rFonts w:ascii="Times New Roman" w:eastAsia="Times New Roman" w:hAnsi="Times New Roman" w:cs="Times New Roman"/>
          <w:b/>
          <w:sz w:val="24"/>
          <w:szCs w:val="20"/>
          <w:lang w:val="en-AU"/>
        </w:rPr>
        <w:t>© Crown Copyright – Fisheries New Zealand</w:t>
      </w:r>
    </w:p>
    <w:p w14:paraId="7D01D185" w14:textId="77777777" w:rsidR="005A7F21" w:rsidRDefault="005A7F21" w:rsidP="002F064B"/>
    <w:p w14:paraId="7D01D186" w14:textId="77777777" w:rsidR="005A7F21" w:rsidRDefault="005A7F21" w:rsidP="002F064B"/>
    <w:p w14:paraId="7D01D187" w14:textId="77777777" w:rsidR="005A7F21" w:rsidRDefault="005A7F21" w:rsidP="002F064B">
      <w:pPr>
        <w:sectPr w:rsidR="005A7F21">
          <w:pgSz w:w="11906" w:h="16838"/>
          <w:pgMar w:top="1134" w:right="1418" w:bottom="1134" w:left="1418" w:header="720" w:footer="720" w:gutter="0"/>
          <w:cols w:space="720"/>
        </w:sectPr>
      </w:pPr>
    </w:p>
    <w:p w14:paraId="7D01D188" w14:textId="77777777" w:rsidR="005A7F21" w:rsidRPr="006C2BAF" w:rsidRDefault="005A7F21" w:rsidP="002F064B">
      <w:pPr>
        <w:pStyle w:val="TOC1"/>
        <w:rPr>
          <w:rFonts w:ascii="Times New Roman" w:hAnsi="Times New Roman" w:cs="Times New Roman"/>
          <w:sz w:val="24"/>
          <w:szCs w:val="24"/>
        </w:rPr>
      </w:pPr>
      <w:r w:rsidRPr="006C2BAF">
        <w:rPr>
          <w:rFonts w:ascii="Times New Roman" w:hAnsi="Times New Roman" w:cs="Times New Roman"/>
          <w:sz w:val="24"/>
          <w:szCs w:val="24"/>
        </w:rPr>
        <w:lastRenderedPageBreak/>
        <w:t>TABLE OF CONTENTS</w:t>
      </w:r>
    </w:p>
    <w:p w14:paraId="7D01D189" w14:textId="77777777" w:rsidR="005A7F21" w:rsidRDefault="005A7F21" w:rsidP="00CF50E8">
      <w:pPr>
        <w:pStyle w:val="TOC1"/>
        <w:ind w:left="0" w:firstLine="0"/>
      </w:pPr>
    </w:p>
    <w:p w14:paraId="22D68CFE" w14:textId="7AC1274D" w:rsidR="006A1BEE" w:rsidRPr="006C2BAF" w:rsidRDefault="008C47F4">
      <w:pPr>
        <w:pStyle w:val="TOC1"/>
        <w:rPr>
          <w:rFonts w:ascii="Times New Roman" w:eastAsiaTheme="minorEastAsia" w:hAnsi="Times New Roman" w:cs="Times New Roman"/>
          <w:b w:val="0"/>
          <w:caps/>
          <w:sz w:val="24"/>
          <w:szCs w:val="24"/>
          <w:lang w:eastAsia="en-GB"/>
        </w:rPr>
      </w:pPr>
      <w:r w:rsidRPr="006C2BAF">
        <w:rPr>
          <w:rFonts w:ascii="Times New Roman" w:hAnsi="Times New Roman" w:cs="Times New Roman"/>
          <w:caps/>
          <w:sz w:val="24"/>
          <w:szCs w:val="24"/>
          <w:lang w:val="en-AU"/>
        </w:rPr>
        <w:fldChar w:fldCharType="begin"/>
      </w:r>
      <w:r w:rsidRPr="006C2BAF">
        <w:rPr>
          <w:rFonts w:ascii="Times New Roman" w:hAnsi="Times New Roman" w:cs="Times New Roman"/>
          <w:caps/>
          <w:sz w:val="24"/>
          <w:szCs w:val="24"/>
        </w:rPr>
        <w:instrText xml:space="preserve"> TOC \o "1-3" \h \z \u </w:instrText>
      </w:r>
      <w:r w:rsidRPr="006C2BAF">
        <w:rPr>
          <w:rFonts w:ascii="Times New Roman" w:hAnsi="Times New Roman" w:cs="Times New Roman"/>
          <w:caps/>
          <w:sz w:val="24"/>
          <w:szCs w:val="24"/>
          <w:lang w:val="en-AU"/>
        </w:rPr>
        <w:fldChar w:fldCharType="separate"/>
      </w:r>
      <w:hyperlink w:anchor="_Toc99035321" w:history="1"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Executive Summary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ab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begin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instrText xml:space="preserve"> PAGEREF _Toc99035321 \h </w:instrTex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separate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>1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end"/>
        </w:r>
      </w:hyperlink>
    </w:p>
    <w:p w14:paraId="1BEBA5F9" w14:textId="00CFE8B1" w:rsidR="006A1BEE" w:rsidRPr="006C2BAF" w:rsidRDefault="00D8200F">
      <w:pPr>
        <w:pStyle w:val="TOC1"/>
        <w:rPr>
          <w:rFonts w:ascii="Times New Roman" w:eastAsiaTheme="minorEastAsia" w:hAnsi="Times New Roman" w:cs="Times New Roman"/>
          <w:b w:val="0"/>
          <w:caps/>
          <w:sz w:val="24"/>
          <w:szCs w:val="24"/>
          <w:lang w:eastAsia="en-GB"/>
        </w:rPr>
      </w:pPr>
      <w:hyperlink w:anchor="_Toc99035322" w:history="1"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1.</w:t>
        </w:r>
        <w:r w:rsidR="006A1BEE" w:rsidRPr="006C2BAF">
          <w:rPr>
            <w:rFonts w:ascii="Times New Roman" w:eastAsiaTheme="minorEastAsia" w:hAnsi="Times New Roman" w:cs="Times New Roman"/>
            <w:b w:val="0"/>
            <w:caps/>
            <w:sz w:val="24"/>
            <w:szCs w:val="24"/>
            <w:lang w:eastAsia="en-GB"/>
          </w:rPr>
          <w:tab/>
        </w:r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Introduction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ab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begin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instrText xml:space="preserve"> PAGEREF _Toc99035322 \h </w:instrTex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separate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>2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end"/>
        </w:r>
      </w:hyperlink>
    </w:p>
    <w:p w14:paraId="3A4AEFB0" w14:textId="4CA54EEA" w:rsidR="006A1BEE" w:rsidRPr="006C2BAF" w:rsidRDefault="00D8200F">
      <w:pPr>
        <w:pStyle w:val="TOC1"/>
        <w:rPr>
          <w:rFonts w:ascii="Times New Roman" w:eastAsiaTheme="minorEastAsia" w:hAnsi="Times New Roman" w:cs="Times New Roman"/>
          <w:b w:val="0"/>
          <w:caps/>
          <w:sz w:val="24"/>
          <w:szCs w:val="24"/>
          <w:lang w:eastAsia="en-GB"/>
        </w:rPr>
      </w:pPr>
      <w:hyperlink w:anchor="_Toc99035323" w:history="1"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2.</w:t>
        </w:r>
        <w:r w:rsidR="006A1BEE" w:rsidRPr="006C2BAF">
          <w:rPr>
            <w:rFonts w:ascii="Times New Roman" w:eastAsiaTheme="minorEastAsia" w:hAnsi="Times New Roman" w:cs="Times New Roman"/>
            <w:b w:val="0"/>
            <w:caps/>
            <w:sz w:val="24"/>
            <w:szCs w:val="24"/>
            <w:lang w:eastAsia="en-GB"/>
          </w:rPr>
          <w:tab/>
        </w:r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Methods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ab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begin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instrText xml:space="preserve"> PAGEREF _Toc99035323 \h </w:instrTex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separate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>2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end"/>
        </w:r>
      </w:hyperlink>
    </w:p>
    <w:p w14:paraId="67DA0F8C" w14:textId="4D1A38D4" w:rsidR="006A1BEE" w:rsidRPr="006C2BAF" w:rsidRDefault="00D8200F">
      <w:pPr>
        <w:pStyle w:val="TOC1"/>
        <w:rPr>
          <w:rFonts w:ascii="Times New Roman" w:eastAsiaTheme="minorEastAsia" w:hAnsi="Times New Roman" w:cs="Times New Roman"/>
          <w:b w:val="0"/>
          <w:caps/>
          <w:sz w:val="24"/>
          <w:szCs w:val="24"/>
          <w:lang w:eastAsia="en-GB"/>
        </w:rPr>
      </w:pPr>
      <w:hyperlink w:anchor="_Toc99035324" w:history="1"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3.</w:t>
        </w:r>
        <w:r w:rsidR="006A1BEE" w:rsidRPr="006C2BAF">
          <w:rPr>
            <w:rFonts w:ascii="Times New Roman" w:eastAsiaTheme="minorEastAsia" w:hAnsi="Times New Roman" w:cs="Times New Roman"/>
            <w:b w:val="0"/>
            <w:caps/>
            <w:sz w:val="24"/>
            <w:szCs w:val="24"/>
            <w:lang w:eastAsia="en-GB"/>
          </w:rPr>
          <w:tab/>
        </w:r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Discussion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ab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begin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instrText xml:space="preserve"> PAGEREF _Toc99035324 \h </w:instrTex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separate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>6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end"/>
        </w:r>
      </w:hyperlink>
    </w:p>
    <w:p w14:paraId="33935B2E" w14:textId="50B86DC6" w:rsidR="006A1BEE" w:rsidRPr="006C2BAF" w:rsidRDefault="00D8200F">
      <w:pPr>
        <w:pStyle w:val="TOC1"/>
        <w:rPr>
          <w:rFonts w:ascii="Times New Roman" w:eastAsiaTheme="minorEastAsia" w:hAnsi="Times New Roman" w:cs="Times New Roman"/>
          <w:b w:val="0"/>
          <w:caps/>
          <w:sz w:val="24"/>
          <w:szCs w:val="24"/>
          <w:lang w:eastAsia="en-GB"/>
        </w:rPr>
      </w:pPr>
      <w:hyperlink w:anchor="_Toc99035325" w:history="1"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4.</w:t>
        </w:r>
        <w:r w:rsidR="006A1BEE" w:rsidRPr="006C2BAF">
          <w:rPr>
            <w:rFonts w:ascii="Times New Roman" w:eastAsiaTheme="minorEastAsia" w:hAnsi="Times New Roman" w:cs="Times New Roman"/>
            <w:b w:val="0"/>
            <w:caps/>
            <w:sz w:val="24"/>
            <w:szCs w:val="24"/>
            <w:lang w:eastAsia="en-GB"/>
          </w:rPr>
          <w:tab/>
        </w:r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Acknowledgements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ab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begin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instrText xml:space="preserve"> PAGEREF _Toc99035325 \h </w:instrTex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separate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>6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end"/>
        </w:r>
      </w:hyperlink>
    </w:p>
    <w:p w14:paraId="371DCE13" w14:textId="550B9CD5" w:rsidR="006A1BEE" w:rsidRPr="006C2BAF" w:rsidRDefault="00D8200F">
      <w:pPr>
        <w:pStyle w:val="TOC1"/>
        <w:rPr>
          <w:rFonts w:ascii="Times New Roman" w:eastAsiaTheme="minorEastAsia" w:hAnsi="Times New Roman" w:cs="Times New Roman"/>
          <w:b w:val="0"/>
          <w:caps/>
          <w:sz w:val="24"/>
          <w:szCs w:val="24"/>
          <w:lang w:eastAsia="en-GB"/>
        </w:rPr>
      </w:pPr>
      <w:hyperlink w:anchor="_Toc99035326" w:history="1"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5.</w:t>
        </w:r>
        <w:r w:rsidR="006A1BEE" w:rsidRPr="006C2BAF">
          <w:rPr>
            <w:rFonts w:ascii="Times New Roman" w:eastAsiaTheme="minorEastAsia" w:hAnsi="Times New Roman" w:cs="Times New Roman"/>
            <w:b w:val="0"/>
            <w:caps/>
            <w:sz w:val="24"/>
            <w:szCs w:val="24"/>
            <w:lang w:eastAsia="en-GB"/>
          </w:rPr>
          <w:tab/>
        </w:r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References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ab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begin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instrText xml:space="preserve"> PAGEREF _Toc99035326 \h </w:instrTex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separate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>6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end"/>
        </w:r>
      </w:hyperlink>
    </w:p>
    <w:p w14:paraId="0D778AFE" w14:textId="264985FC" w:rsidR="006A1BEE" w:rsidRPr="006C2BAF" w:rsidRDefault="00D8200F">
      <w:pPr>
        <w:pStyle w:val="TOC1"/>
        <w:rPr>
          <w:rFonts w:ascii="Times New Roman" w:eastAsiaTheme="minorEastAsia" w:hAnsi="Times New Roman" w:cs="Times New Roman"/>
          <w:b w:val="0"/>
          <w:caps/>
          <w:sz w:val="24"/>
          <w:szCs w:val="24"/>
          <w:lang w:eastAsia="en-GB"/>
        </w:rPr>
      </w:pPr>
      <w:hyperlink w:anchor="_Toc99035327" w:history="1"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6.</w:t>
        </w:r>
        <w:r w:rsidR="006A1BEE" w:rsidRPr="006C2BAF">
          <w:rPr>
            <w:rFonts w:ascii="Times New Roman" w:eastAsiaTheme="minorEastAsia" w:hAnsi="Times New Roman" w:cs="Times New Roman"/>
            <w:b w:val="0"/>
            <w:caps/>
            <w:sz w:val="24"/>
            <w:szCs w:val="24"/>
            <w:lang w:eastAsia="en-GB"/>
          </w:rPr>
          <w:tab/>
        </w:r>
        <w:r w:rsidR="006A1BEE" w:rsidRPr="006C2BAF">
          <w:rPr>
            <w:rStyle w:val="Hyperlink"/>
            <w:rFonts w:ascii="Times New Roman" w:hAnsi="Times New Roman" w:cs="Times New Roman"/>
            <w:caps/>
            <w:sz w:val="24"/>
            <w:szCs w:val="24"/>
          </w:rPr>
          <w:t>Appendix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ab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begin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instrText xml:space="preserve"> PAGEREF _Toc99035327 \h </w:instrTex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separate"/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t>6</w:t>
        </w:r>
        <w:r w:rsidR="006A1BEE" w:rsidRPr="006C2BAF">
          <w:rPr>
            <w:rFonts w:ascii="Times New Roman" w:hAnsi="Times New Roman" w:cs="Times New Roman"/>
            <w:caps/>
            <w:webHidden/>
            <w:sz w:val="24"/>
            <w:szCs w:val="24"/>
          </w:rPr>
          <w:fldChar w:fldCharType="end"/>
        </w:r>
      </w:hyperlink>
    </w:p>
    <w:p w14:paraId="3F7DE3D9" w14:textId="7D200ABC" w:rsidR="005A7F21" w:rsidRDefault="008C47F4" w:rsidP="002F064B">
      <w:pPr>
        <w:rPr>
          <w:noProof/>
        </w:rPr>
      </w:pPr>
      <w:r w:rsidRPr="006C2BAF">
        <w:rPr>
          <w:rFonts w:ascii="Times New Roman" w:hAnsi="Times New Roman" w:cs="Times New Roman"/>
          <w:caps/>
          <w:noProof/>
          <w:sz w:val="24"/>
          <w:szCs w:val="24"/>
        </w:rPr>
        <w:fldChar w:fldCharType="end"/>
      </w:r>
    </w:p>
    <w:p w14:paraId="5B40D8F8" w14:textId="77777777" w:rsidR="00586E8B" w:rsidRPr="00586E8B" w:rsidRDefault="00586E8B" w:rsidP="002F064B"/>
    <w:p w14:paraId="7D01D198" w14:textId="65B0930E" w:rsidR="00586E8B" w:rsidRPr="00586E8B" w:rsidRDefault="00586E8B" w:rsidP="002F064B">
      <w:pPr>
        <w:tabs>
          <w:tab w:val="left" w:pos="2343"/>
        </w:tabs>
        <w:sectPr w:rsidR="00586E8B" w:rsidRPr="00586E8B" w:rsidSect="003605BC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 w:code="9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14:paraId="7D01D199" w14:textId="77777777" w:rsidR="005A7F21" w:rsidRPr="0080658B" w:rsidRDefault="005A7F21" w:rsidP="00DF39B9">
      <w:pPr>
        <w:pStyle w:val="Heading1"/>
        <w:numPr>
          <w:ilvl w:val="0"/>
          <w:numId w:val="0"/>
        </w:numPr>
        <w:rPr>
          <w:rFonts w:ascii="Arial Bold" w:hAnsi="Arial Bold"/>
          <w:caps/>
        </w:rPr>
      </w:pPr>
      <w:bookmarkStart w:id="13" w:name="_Toc99035321"/>
      <w:r w:rsidRPr="0080658B">
        <w:rPr>
          <w:rFonts w:ascii="Arial Bold" w:hAnsi="Arial Bold"/>
          <w:caps/>
        </w:rPr>
        <w:lastRenderedPageBreak/>
        <w:t>Executive Summary</w:t>
      </w:r>
      <w:bookmarkEnd w:id="13"/>
    </w:p>
    <w:p w14:paraId="04244F2A" w14:textId="77777777" w:rsidR="00900299" w:rsidRDefault="00900299" w:rsidP="00577B22">
      <w:pPr>
        <w:spacing w:after="0" w:line="240" w:lineRule="auto"/>
      </w:pPr>
    </w:p>
    <w:p w14:paraId="7D01D19B" w14:textId="37387A8B" w:rsidR="005A7F21" w:rsidRPr="00577B22" w:rsidRDefault="00BF7F4E" w:rsidP="00DF39B9">
      <w:pPr>
        <w:spacing w:after="0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bookmarkStart w:id="14" w:name="_Hlk99438369"/>
      <w:commentRangeStart w:id="15"/>
      <w:r w:rsidRPr="00577B22">
        <w:rPr>
          <w:rFonts w:ascii="Times New Roman" w:hAnsi="Times New Roman" w:cs="Times New Roman"/>
          <w:b/>
          <w:bCs/>
          <w:sz w:val="24"/>
          <w:szCs w:val="24"/>
        </w:rPr>
        <w:t>Mormede</w:t>
      </w:r>
      <w:r w:rsidR="005A7F21" w:rsidRPr="00577B2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577B22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61777F" w:rsidRPr="00577B22">
        <w:rPr>
          <w:rFonts w:ascii="Times New Roman" w:hAnsi="Times New Roman" w:cs="Times New Roman"/>
          <w:b/>
          <w:bCs/>
          <w:sz w:val="24"/>
          <w:szCs w:val="24"/>
        </w:rPr>
        <w:t>.</w:t>
      </w:r>
      <w:ins w:id="16" w:author="Sophie Mormede" w:date="2022-03-29T09:17:00Z">
        <w:r w:rsidR="00F90FDF" w:rsidRPr="00F90FDF">
          <w:rPr>
            <w:b/>
            <w:bCs/>
          </w:rPr>
          <w:t xml:space="preserve"> </w:t>
        </w:r>
        <w:r w:rsidR="00F90FDF" w:rsidRPr="003C2C7C">
          <w:rPr>
            <w:rStyle w:val="FootnoteReference"/>
            <w:b/>
            <w:bCs/>
          </w:rPr>
          <w:footnoteReference w:id="1"/>
        </w:r>
      </w:ins>
      <w:r w:rsidR="00982157" w:rsidRPr="00577B22">
        <w:rPr>
          <w:rFonts w:ascii="Times New Roman" w:hAnsi="Times New Roman" w:cs="Times New Roman"/>
          <w:b/>
          <w:bCs/>
          <w:sz w:val="24"/>
          <w:szCs w:val="24"/>
        </w:rPr>
        <w:t>; Webber, D.</w:t>
      </w:r>
      <w:r w:rsidR="00EF3922" w:rsidRPr="00577B22">
        <w:rPr>
          <w:rFonts w:ascii="Times New Roman" w:hAnsi="Times New Roman" w:cs="Times New Roman"/>
          <w:b/>
          <w:bCs/>
          <w:sz w:val="24"/>
          <w:szCs w:val="24"/>
        </w:rPr>
        <w:t>N.</w:t>
      </w:r>
      <w:ins w:id="22" w:author="Sophie Mormede" w:date="2022-03-29T09:17:00Z">
        <w:r w:rsidR="00F90FDF" w:rsidRPr="00F90FDF">
          <w:rPr>
            <w:b/>
            <w:bCs/>
          </w:rPr>
          <w:t xml:space="preserve"> </w:t>
        </w:r>
        <w:r w:rsidR="00F90FDF" w:rsidRPr="003C2C7C">
          <w:rPr>
            <w:rStyle w:val="FootnoteReference"/>
            <w:b/>
            <w:bCs/>
          </w:rPr>
          <w:footnoteReference w:id="2"/>
        </w:r>
      </w:ins>
      <w:r w:rsidR="00982157" w:rsidRPr="00577B22">
        <w:rPr>
          <w:rFonts w:ascii="Times New Roman" w:hAnsi="Times New Roman" w:cs="Times New Roman"/>
          <w:b/>
          <w:bCs/>
          <w:sz w:val="24"/>
          <w:szCs w:val="24"/>
        </w:rPr>
        <w:t xml:space="preserve">; Edwards, </w:t>
      </w:r>
      <w:r w:rsidR="007B27C8" w:rsidRPr="00577B22">
        <w:rPr>
          <w:rFonts w:ascii="Times New Roman" w:hAnsi="Times New Roman" w:cs="Times New Roman"/>
          <w:b/>
          <w:bCs/>
          <w:sz w:val="24"/>
          <w:szCs w:val="24"/>
        </w:rPr>
        <w:t>C.</w:t>
      </w:r>
      <w:ins w:id="26" w:author="Sophie Mormede" w:date="2022-03-29T09:17:00Z">
        <w:r w:rsidR="00F90FDF" w:rsidRPr="00F90FDF">
          <w:rPr>
            <w:rStyle w:val="FootnoteReference"/>
            <w:b/>
            <w:bCs/>
          </w:rPr>
          <w:t xml:space="preserve"> </w:t>
        </w:r>
        <w:r w:rsidR="00F90FDF" w:rsidRPr="003C2C7C">
          <w:rPr>
            <w:rStyle w:val="FootnoteReference"/>
            <w:b/>
            <w:bCs/>
          </w:rPr>
          <w:footnoteReference w:id="3"/>
        </w:r>
      </w:ins>
      <w:r w:rsidR="005A7F21" w:rsidRPr="00577B22">
        <w:rPr>
          <w:rFonts w:ascii="Times New Roman" w:hAnsi="Times New Roman" w:cs="Times New Roman"/>
          <w:b/>
          <w:bCs/>
          <w:sz w:val="24"/>
          <w:szCs w:val="24"/>
        </w:rPr>
        <w:t xml:space="preserve"> (20</w:t>
      </w:r>
      <w:r w:rsidRPr="00577B22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982157" w:rsidRPr="00577B22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A7F21" w:rsidRPr="00577B22">
        <w:rPr>
          <w:rFonts w:ascii="Times New Roman" w:hAnsi="Times New Roman" w:cs="Times New Roman"/>
          <w:b/>
          <w:bCs/>
          <w:sz w:val="24"/>
          <w:szCs w:val="24"/>
        </w:rPr>
        <w:t xml:space="preserve">). </w:t>
      </w:r>
      <w:r w:rsidR="00982157" w:rsidRPr="00577B22">
        <w:rPr>
          <w:rFonts w:ascii="Times New Roman" w:hAnsi="Times New Roman" w:cs="Times New Roman"/>
          <w:b/>
          <w:bCs/>
          <w:sz w:val="24"/>
          <w:szCs w:val="24"/>
        </w:rPr>
        <w:t xml:space="preserve">Creating standardised grids for New </w:t>
      </w:r>
      <w:commentRangeEnd w:id="15"/>
      <w:r w:rsidR="00D557C4">
        <w:rPr>
          <w:rStyle w:val="CommentReference"/>
        </w:rPr>
        <w:commentReference w:id="15"/>
      </w:r>
      <w:r w:rsidR="00982157" w:rsidRPr="00577B22">
        <w:rPr>
          <w:rFonts w:ascii="Times New Roman" w:hAnsi="Times New Roman" w:cs="Times New Roman"/>
          <w:b/>
          <w:bCs/>
          <w:sz w:val="24"/>
          <w:szCs w:val="24"/>
        </w:rPr>
        <w:t>Zealand marine science outputs.</w:t>
      </w:r>
    </w:p>
    <w:p w14:paraId="7D01D19C" w14:textId="77777777" w:rsidR="005A7F21" w:rsidRPr="00577B22" w:rsidRDefault="005A7F21" w:rsidP="00DF39B9">
      <w:pPr>
        <w:spacing w:after="0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</w:p>
    <w:p w14:paraId="7D01D19D" w14:textId="77777777" w:rsidR="005A7F21" w:rsidRPr="00577B22" w:rsidRDefault="005A7F21" w:rsidP="00DF39B9">
      <w:pPr>
        <w:spacing w:after="0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00C94D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New Zealand Aquatic Environment and Biodiversity Report No. </w:t>
      </w:r>
      <w:r w:rsidRPr="006017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XX</w:t>
      </w:r>
      <w:r w:rsidRPr="006017BC">
        <w:rPr>
          <w:rFonts w:ascii="Times New Roman" w:hAnsi="Times New Roman" w:cs="Times New Roman"/>
          <w:b/>
          <w:bCs/>
          <w:sz w:val="24"/>
          <w:szCs w:val="24"/>
        </w:rPr>
        <w:t>. XX</w:t>
      </w:r>
      <w:r w:rsidRPr="00577B22">
        <w:rPr>
          <w:rFonts w:ascii="Times New Roman" w:hAnsi="Times New Roman" w:cs="Times New Roman"/>
          <w:b/>
          <w:bCs/>
          <w:sz w:val="24"/>
          <w:szCs w:val="24"/>
        </w:rPr>
        <w:t xml:space="preserve"> p.</w:t>
      </w:r>
    </w:p>
    <w:bookmarkEnd w:id="14"/>
    <w:p w14:paraId="7EFC8ECB" w14:textId="39FEED58" w:rsidR="00577B22" w:rsidRDefault="00577B22" w:rsidP="00DF39B9">
      <w:pPr>
        <w:spacing w:after="0"/>
        <w:jc w:val="both"/>
        <w:rPr>
          <w:rFonts w:ascii="Times New Roman" w:hAnsi="Times New Roman" w:cs="Times New Roman"/>
        </w:rPr>
      </w:pPr>
    </w:p>
    <w:p w14:paraId="03E41C85" w14:textId="77777777" w:rsidR="00577B22" w:rsidRDefault="00577B22" w:rsidP="00DF39B9">
      <w:pPr>
        <w:spacing w:after="0"/>
        <w:jc w:val="both"/>
        <w:rPr>
          <w:rFonts w:ascii="Times New Roman" w:hAnsi="Times New Roman" w:cs="Times New Roman"/>
        </w:rPr>
      </w:pPr>
    </w:p>
    <w:p w14:paraId="7D01D19F" w14:textId="40C27483" w:rsidR="005A7F21" w:rsidRPr="00DF39B9" w:rsidRDefault="00D572BF" w:rsidP="00C94D71">
      <w:pPr>
        <w:spacing w:after="0" w:line="240" w:lineRule="auto"/>
        <w:jc w:val="both"/>
        <w:rPr>
          <w:rFonts w:ascii="Times New Roman" w:hAnsi="Times New Roman" w:cs="Times New Roman"/>
        </w:rPr>
      </w:pPr>
      <w:bookmarkStart w:id="36" w:name="_Hlk99438430"/>
      <w:r>
        <w:rPr>
          <w:rFonts w:ascii="Times New Roman" w:hAnsi="Times New Roman" w:cs="Times New Roman"/>
        </w:rPr>
        <w:t>Spatially explicit</w:t>
      </w:r>
      <w:r w:rsidR="002A1FDB">
        <w:rPr>
          <w:rFonts w:ascii="Times New Roman" w:hAnsi="Times New Roman" w:cs="Times New Roman"/>
        </w:rPr>
        <w:t xml:space="preserve"> marine science</w:t>
      </w:r>
      <w:r>
        <w:rPr>
          <w:rFonts w:ascii="Times New Roman" w:hAnsi="Times New Roman" w:cs="Times New Roman"/>
        </w:rPr>
        <w:t xml:space="preserve"> </w:t>
      </w:r>
      <w:r w:rsidR="00982157" w:rsidRPr="00DF39B9">
        <w:rPr>
          <w:rFonts w:ascii="Times New Roman" w:hAnsi="Times New Roman" w:cs="Times New Roman"/>
        </w:rPr>
        <w:t xml:space="preserve">research outputs </w:t>
      </w:r>
      <w:r>
        <w:rPr>
          <w:rFonts w:ascii="Times New Roman" w:hAnsi="Times New Roman" w:cs="Times New Roman"/>
        </w:rPr>
        <w:t>are increasingly being</w:t>
      </w:r>
      <w:r w:rsidR="009A36A7">
        <w:rPr>
          <w:rFonts w:ascii="Times New Roman" w:hAnsi="Times New Roman" w:cs="Times New Roman"/>
        </w:rPr>
        <w:t xml:space="preserve"> generated in New Zealand</w:t>
      </w:r>
      <w:r w:rsidR="00982157" w:rsidRPr="00DF39B9">
        <w:rPr>
          <w:rFonts w:ascii="Times New Roman" w:hAnsi="Times New Roman" w:cs="Times New Roman"/>
        </w:rPr>
        <w:t xml:space="preserve">. The integration of </w:t>
      </w:r>
      <w:r w:rsidR="00565573" w:rsidRPr="00DF39B9">
        <w:rPr>
          <w:rFonts w:ascii="Times New Roman" w:hAnsi="Times New Roman" w:cs="Times New Roman"/>
        </w:rPr>
        <w:t xml:space="preserve">the results of </w:t>
      </w:r>
      <w:r w:rsidR="00982157" w:rsidRPr="00DF39B9">
        <w:rPr>
          <w:rFonts w:ascii="Times New Roman" w:hAnsi="Times New Roman" w:cs="Times New Roman"/>
        </w:rPr>
        <w:t xml:space="preserve">these research </w:t>
      </w:r>
      <w:r w:rsidR="00565573" w:rsidRPr="00DF39B9">
        <w:rPr>
          <w:rFonts w:ascii="Times New Roman" w:hAnsi="Times New Roman" w:cs="Times New Roman"/>
        </w:rPr>
        <w:t>projects can be</w:t>
      </w:r>
      <w:r w:rsidR="00982157" w:rsidRPr="00DF39B9">
        <w:rPr>
          <w:rFonts w:ascii="Times New Roman" w:hAnsi="Times New Roman" w:cs="Times New Roman"/>
        </w:rPr>
        <w:t xml:space="preserve"> facilitated when the</w:t>
      </w:r>
      <w:r w:rsidR="00565573" w:rsidRPr="00DF39B9">
        <w:rPr>
          <w:rFonts w:ascii="Times New Roman" w:hAnsi="Times New Roman" w:cs="Times New Roman"/>
        </w:rPr>
        <w:t xml:space="preserve"> different</w:t>
      </w:r>
      <w:r w:rsidR="00982157" w:rsidRPr="00DF39B9">
        <w:rPr>
          <w:rFonts w:ascii="Times New Roman" w:hAnsi="Times New Roman" w:cs="Times New Roman"/>
        </w:rPr>
        <w:t xml:space="preserve"> outputs </w:t>
      </w:r>
      <w:r w:rsidR="009A36A7">
        <w:rPr>
          <w:rFonts w:ascii="Times New Roman" w:hAnsi="Times New Roman" w:cs="Times New Roman"/>
        </w:rPr>
        <w:t>use the same</w:t>
      </w:r>
      <w:r w:rsidR="00982157" w:rsidRPr="00DF39B9">
        <w:rPr>
          <w:rFonts w:ascii="Times New Roman" w:hAnsi="Times New Roman" w:cs="Times New Roman"/>
        </w:rPr>
        <w:t xml:space="preserve"> spatial projection and spatial grids which can nest into each other.</w:t>
      </w:r>
    </w:p>
    <w:p w14:paraId="34BED687" w14:textId="1838C087" w:rsidR="00982157" w:rsidRPr="00DF39B9" w:rsidRDefault="00982157" w:rsidP="00C94D7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43EB975" w14:textId="40E3EEE7" w:rsidR="00982157" w:rsidRPr="00DF39B9" w:rsidRDefault="00982157" w:rsidP="00C94D7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>Wood</w:t>
      </w:r>
      <w:r w:rsidR="00A72854" w:rsidRPr="00DF39B9">
        <w:rPr>
          <w:rFonts w:ascii="Times New Roman" w:hAnsi="Times New Roman" w:cs="Times New Roman"/>
        </w:rPr>
        <w:t xml:space="preserve"> et al.</w:t>
      </w:r>
      <w:r w:rsidRPr="00DF39B9">
        <w:rPr>
          <w:rFonts w:ascii="Times New Roman" w:hAnsi="Times New Roman" w:cs="Times New Roman"/>
        </w:rPr>
        <w:t xml:space="preserve"> </w:t>
      </w:r>
      <w:r w:rsidR="00A72854" w:rsidRPr="00DF39B9">
        <w:rPr>
          <w:rFonts w:ascii="Times New Roman" w:hAnsi="Times New Roman" w:cs="Times New Roman"/>
        </w:rPr>
        <w:t>(</w:t>
      </w:r>
      <w:r w:rsidR="00E90793">
        <w:rPr>
          <w:rFonts w:ascii="Times New Roman" w:hAnsi="Times New Roman" w:cs="Times New Roman"/>
        </w:rPr>
        <w:t>2020</w:t>
      </w:r>
      <w:r w:rsidR="00A72854" w:rsidRPr="00DF39B9">
        <w:rPr>
          <w:rFonts w:ascii="Times New Roman" w:hAnsi="Times New Roman" w:cs="Times New Roman"/>
        </w:rPr>
        <w:t>)</w:t>
      </w:r>
      <w:r w:rsidRPr="00DF39B9">
        <w:rPr>
          <w:rFonts w:ascii="Times New Roman" w:hAnsi="Times New Roman" w:cs="Times New Roman"/>
        </w:rPr>
        <w:t xml:space="preserve"> </w:t>
      </w:r>
      <w:commentRangeStart w:id="37"/>
      <w:commentRangeStart w:id="38"/>
      <w:del w:id="39" w:author="Sophie Mormede" w:date="2022-03-29T09:20:00Z">
        <w:r w:rsidRPr="00DF39B9" w:rsidDel="00BD68E7">
          <w:rPr>
            <w:rFonts w:ascii="Times New Roman" w:hAnsi="Times New Roman" w:cs="Times New Roman"/>
          </w:rPr>
          <w:delText>developed</w:delText>
        </w:r>
        <w:commentRangeEnd w:id="37"/>
        <w:r w:rsidR="006017BC" w:rsidDel="00BD68E7">
          <w:rPr>
            <w:rStyle w:val="CommentReference"/>
          </w:rPr>
          <w:commentReference w:id="37"/>
        </w:r>
      </w:del>
      <w:commentRangeEnd w:id="38"/>
      <w:r w:rsidR="00BD68E7">
        <w:rPr>
          <w:rStyle w:val="CommentReference"/>
        </w:rPr>
        <w:commentReference w:id="38"/>
      </w:r>
      <w:del w:id="40" w:author="Sophie Mormede" w:date="2022-03-29T09:20:00Z">
        <w:r w:rsidRPr="00DF39B9" w:rsidDel="00BD68E7">
          <w:rPr>
            <w:rFonts w:ascii="Times New Roman" w:hAnsi="Times New Roman" w:cs="Times New Roman"/>
          </w:rPr>
          <w:delText xml:space="preserve"> </w:delText>
        </w:r>
      </w:del>
      <w:ins w:id="41" w:author="Sophie Mormede" w:date="2022-03-29T09:20:00Z">
        <w:r w:rsidR="00BD68E7">
          <w:rPr>
            <w:rFonts w:ascii="Times New Roman" w:hAnsi="Times New Roman" w:cs="Times New Roman"/>
          </w:rPr>
          <w:t>used</w:t>
        </w:r>
        <w:r w:rsidR="00BD68E7" w:rsidRPr="00DF39B9">
          <w:rPr>
            <w:rFonts w:ascii="Times New Roman" w:hAnsi="Times New Roman" w:cs="Times New Roman"/>
          </w:rPr>
          <w:t xml:space="preserve"> </w:t>
        </w:r>
      </w:ins>
      <w:r w:rsidRPr="00DF39B9">
        <w:rPr>
          <w:rFonts w:ascii="Times New Roman" w:hAnsi="Times New Roman" w:cs="Times New Roman"/>
        </w:rPr>
        <w:t xml:space="preserve">an equal area projection for the New Zealand marine environment and proposed a central point through which all grids should </w:t>
      </w:r>
      <w:r w:rsidR="00ED5251">
        <w:rPr>
          <w:rFonts w:ascii="Times New Roman" w:hAnsi="Times New Roman" w:cs="Times New Roman"/>
        </w:rPr>
        <w:t>intersect</w:t>
      </w:r>
      <w:r w:rsidRPr="00DF39B9">
        <w:rPr>
          <w:rFonts w:ascii="Times New Roman" w:hAnsi="Times New Roman" w:cs="Times New Roman"/>
        </w:rPr>
        <w:t xml:space="preserve">. </w:t>
      </w:r>
      <w:r w:rsidR="00017718">
        <w:rPr>
          <w:rFonts w:ascii="Times New Roman" w:hAnsi="Times New Roman" w:cs="Times New Roman"/>
        </w:rPr>
        <w:t>F</w:t>
      </w:r>
      <w:r w:rsidRPr="00DF39B9">
        <w:rPr>
          <w:rFonts w:ascii="Times New Roman" w:hAnsi="Times New Roman" w:cs="Times New Roman"/>
        </w:rPr>
        <w:t>or these grids to be nested</w:t>
      </w:r>
      <w:del w:id="42" w:author="Susan Jane Baird" w:date="2022-03-28T10:30:00Z">
        <w:r w:rsidRPr="00DF39B9" w:rsidDel="006017BC">
          <w:rPr>
            <w:rFonts w:ascii="Times New Roman" w:hAnsi="Times New Roman" w:cs="Times New Roman"/>
          </w:rPr>
          <w:delText xml:space="preserve"> in each other</w:delText>
        </w:r>
      </w:del>
      <w:r w:rsidRPr="00DF39B9">
        <w:rPr>
          <w:rFonts w:ascii="Times New Roman" w:hAnsi="Times New Roman" w:cs="Times New Roman"/>
        </w:rPr>
        <w:t xml:space="preserve">, </w:t>
      </w:r>
      <w:r w:rsidR="00017718">
        <w:rPr>
          <w:rFonts w:ascii="Times New Roman" w:hAnsi="Times New Roman" w:cs="Times New Roman"/>
        </w:rPr>
        <w:t xml:space="preserve">the </w:t>
      </w:r>
      <w:r w:rsidRPr="00DF39B9">
        <w:rPr>
          <w:rFonts w:ascii="Times New Roman" w:hAnsi="Times New Roman" w:cs="Times New Roman"/>
        </w:rPr>
        <w:t xml:space="preserve">grid size </w:t>
      </w:r>
      <w:r w:rsidR="00565573" w:rsidRPr="00DF39B9">
        <w:rPr>
          <w:rFonts w:ascii="Times New Roman" w:hAnsi="Times New Roman" w:cs="Times New Roman"/>
        </w:rPr>
        <w:t>must</w:t>
      </w:r>
      <w:r w:rsidRPr="00DF39B9">
        <w:rPr>
          <w:rFonts w:ascii="Times New Roman" w:hAnsi="Times New Roman" w:cs="Times New Roman"/>
        </w:rPr>
        <w:t xml:space="preserve"> be one of </w:t>
      </w:r>
      <w:r w:rsidR="00C16978" w:rsidRPr="005D40AB">
        <w:rPr>
          <w:rFonts w:ascii="Times New Roman" w:hAnsi="Times New Roman" w:cs="Times New Roman"/>
        </w:rPr>
        <w:t>250</w:t>
      </w:r>
      <w:r w:rsidR="00C16978">
        <w:rPr>
          <w:rFonts w:ascii="Times New Roman" w:hAnsi="Times New Roman" w:cs="Times New Roman"/>
        </w:rPr>
        <w:t> </w:t>
      </w:r>
      <w:r w:rsidR="00C16978" w:rsidRPr="005D40AB">
        <w:rPr>
          <w:rFonts w:ascii="Times New Roman" w:hAnsi="Times New Roman" w:cs="Times New Roman"/>
        </w:rPr>
        <w:t>m, 500</w:t>
      </w:r>
      <w:r w:rsidR="00C16978">
        <w:rPr>
          <w:rFonts w:ascii="Times New Roman" w:hAnsi="Times New Roman" w:cs="Times New Roman"/>
        </w:rPr>
        <w:t> </w:t>
      </w:r>
      <w:r w:rsidR="00C16978" w:rsidRPr="005D40AB">
        <w:rPr>
          <w:rFonts w:ascii="Times New Roman" w:hAnsi="Times New Roman" w:cs="Times New Roman"/>
        </w:rPr>
        <w:t>m, 1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2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4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8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16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32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</w:t>
      </w:r>
      <w:r w:rsidR="00C16978">
        <w:rPr>
          <w:rFonts w:ascii="Times New Roman" w:hAnsi="Times New Roman" w:cs="Times New Roman"/>
        </w:rPr>
        <w:t>,</w:t>
      </w:r>
      <w:r w:rsidR="00C16978" w:rsidRPr="005D40AB">
        <w:rPr>
          <w:rFonts w:ascii="Times New Roman" w:hAnsi="Times New Roman" w:cs="Times New Roman"/>
        </w:rPr>
        <w:t xml:space="preserve"> 64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</w:t>
      </w:r>
      <w:r w:rsidR="00C16978">
        <w:rPr>
          <w:rFonts w:ascii="Times New Roman" w:hAnsi="Times New Roman" w:cs="Times New Roman"/>
        </w:rPr>
        <w:t xml:space="preserve">, </w:t>
      </w:r>
      <w:r w:rsidRPr="00DF39B9">
        <w:rPr>
          <w:rFonts w:ascii="Times New Roman" w:hAnsi="Times New Roman" w:cs="Times New Roman"/>
        </w:rPr>
        <w:t>and so forth.</w:t>
      </w:r>
    </w:p>
    <w:p w14:paraId="4B7D6654" w14:textId="24CB7B49" w:rsidR="00982157" w:rsidRPr="00DF39B9" w:rsidRDefault="00982157" w:rsidP="00C94D7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44C6434" w14:textId="5F97462C" w:rsidR="000816D7" w:rsidRPr="00DF39B9" w:rsidRDefault="00982157" w:rsidP="00C94D7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 xml:space="preserve">We provide the R code and reference to an R package which </w:t>
      </w:r>
      <w:r w:rsidR="009A36A7">
        <w:rPr>
          <w:rFonts w:ascii="Times New Roman" w:hAnsi="Times New Roman" w:cs="Times New Roman"/>
        </w:rPr>
        <w:t xml:space="preserve">creates </w:t>
      </w:r>
      <w:r w:rsidRPr="00DF39B9">
        <w:rPr>
          <w:rFonts w:ascii="Times New Roman" w:hAnsi="Times New Roman" w:cs="Times New Roman"/>
        </w:rPr>
        <w:t>such grids as a baseline for future researchers.</w:t>
      </w:r>
      <w:r w:rsidR="009209F9" w:rsidRPr="00DF39B9">
        <w:rPr>
          <w:rFonts w:ascii="Times New Roman" w:hAnsi="Times New Roman" w:cs="Times New Roman"/>
        </w:rPr>
        <w:t xml:space="preserve"> This work was carried out as part of</w:t>
      </w:r>
      <w:r w:rsidR="00EB2FA8">
        <w:rPr>
          <w:rFonts w:ascii="Times New Roman" w:hAnsi="Times New Roman" w:cs="Times New Roman"/>
        </w:rPr>
        <w:t xml:space="preserve"> the</w:t>
      </w:r>
      <w:r w:rsidR="009209F9" w:rsidRPr="00DF39B9">
        <w:rPr>
          <w:rFonts w:ascii="Times New Roman" w:hAnsi="Times New Roman" w:cs="Times New Roman"/>
        </w:rPr>
        <w:t xml:space="preserve"> Fisheries New Zealand project</w:t>
      </w:r>
      <w:r w:rsidR="007C1D48">
        <w:rPr>
          <w:rFonts w:ascii="Times New Roman" w:hAnsi="Times New Roman" w:cs="Times New Roman"/>
        </w:rPr>
        <w:t>s</w:t>
      </w:r>
      <w:r w:rsidR="009209F9" w:rsidRPr="00DF39B9">
        <w:rPr>
          <w:rFonts w:ascii="Times New Roman" w:hAnsi="Times New Roman" w:cs="Times New Roman"/>
        </w:rPr>
        <w:t xml:space="preserve"> ENV2020-04</w:t>
      </w:r>
      <w:r w:rsidR="007C1D48">
        <w:rPr>
          <w:rFonts w:ascii="Times New Roman" w:hAnsi="Times New Roman" w:cs="Times New Roman"/>
        </w:rPr>
        <w:t xml:space="preserve"> and PRO2019-09</w:t>
      </w:r>
      <w:r w:rsidR="009209F9" w:rsidRPr="00DF39B9">
        <w:rPr>
          <w:rFonts w:ascii="Times New Roman" w:hAnsi="Times New Roman" w:cs="Times New Roman"/>
        </w:rPr>
        <w:t>.</w:t>
      </w:r>
    </w:p>
    <w:bookmarkEnd w:id="36"/>
    <w:p w14:paraId="7D01D1A1" w14:textId="3F1346F0" w:rsidR="005A7F21" w:rsidRPr="00DF39B9" w:rsidRDefault="005A7F21" w:rsidP="00C94D71">
      <w:pPr>
        <w:spacing w:after="0" w:line="240" w:lineRule="auto"/>
        <w:jc w:val="both"/>
        <w:rPr>
          <w:rFonts w:ascii="Times New Roman" w:hAnsi="Times New Roman" w:cs="Times New Roman"/>
          <w:kern w:val="28"/>
          <w:szCs w:val="20"/>
        </w:rPr>
      </w:pPr>
    </w:p>
    <w:p w14:paraId="3685B6DF" w14:textId="77777777" w:rsidR="00E23C4A" w:rsidRDefault="00E23C4A" w:rsidP="002F064B">
      <w:pPr>
        <w:rPr>
          <w:rFonts w:ascii="Arial" w:hAnsi="Arial"/>
          <w:b/>
          <w:kern w:val="28"/>
          <w:szCs w:val="20"/>
        </w:rPr>
      </w:pPr>
      <w:r>
        <w:br w:type="page"/>
      </w:r>
    </w:p>
    <w:p w14:paraId="67403665" w14:textId="498E82DD" w:rsidR="00A9656E" w:rsidRPr="00A33172" w:rsidRDefault="00A9656E" w:rsidP="00A60493">
      <w:pPr>
        <w:pStyle w:val="Heading1"/>
        <w:spacing w:after="0" w:line="240" w:lineRule="auto"/>
        <w:ind w:left="709" w:hanging="709"/>
        <w:rPr>
          <w:rFonts w:ascii="Arial Bold" w:hAnsi="Arial Bold"/>
          <w:caps/>
        </w:rPr>
      </w:pPr>
      <w:bookmarkStart w:id="43" w:name="_Toc99035322"/>
      <w:r w:rsidRPr="00A33172">
        <w:rPr>
          <w:rFonts w:ascii="Arial Bold" w:hAnsi="Arial Bold"/>
          <w:caps/>
        </w:rPr>
        <w:lastRenderedPageBreak/>
        <w:t>Introduction</w:t>
      </w:r>
      <w:bookmarkEnd w:id="43"/>
    </w:p>
    <w:p w14:paraId="1B0E538C" w14:textId="77777777" w:rsidR="007E5DA1" w:rsidRDefault="007E5DA1" w:rsidP="004E3AD0">
      <w:pPr>
        <w:spacing w:after="0"/>
        <w:jc w:val="both"/>
        <w:rPr>
          <w:rFonts w:ascii="Times New Roman" w:hAnsi="Times New Roman" w:cs="Times New Roman"/>
        </w:rPr>
      </w:pPr>
      <w:bookmarkStart w:id="44" w:name="appendix---grid-definition"/>
    </w:p>
    <w:p w14:paraId="714DC769" w14:textId="7EA0211E" w:rsidR="00A72854" w:rsidRPr="00A60493" w:rsidRDefault="00982157" w:rsidP="004E3AD0">
      <w:pPr>
        <w:spacing w:after="0"/>
        <w:jc w:val="both"/>
        <w:rPr>
          <w:rFonts w:ascii="Times New Roman" w:hAnsi="Times New Roman" w:cs="Times New Roman"/>
        </w:rPr>
      </w:pPr>
      <w:r w:rsidRPr="00A60493">
        <w:rPr>
          <w:rFonts w:ascii="Times New Roman" w:hAnsi="Times New Roman" w:cs="Times New Roman"/>
        </w:rPr>
        <w:t>Wood et al</w:t>
      </w:r>
      <w:r w:rsidR="00A72854" w:rsidRPr="00A60493">
        <w:rPr>
          <w:rFonts w:ascii="Times New Roman" w:hAnsi="Times New Roman" w:cs="Times New Roman"/>
        </w:rPr>
        <w:t>. (</w:t>
      </w:r>
      <w:r w:rsidR="00E90793" w:rsidRPr="00A60493">
        <w:rPr>
          <w:rFonts w:ascii="Times New Roman" w:hAnsi="Times New Roman" w:cs="Times New Roman"/>
        </w:rPr>
        <w:t>2020</w:t>
      </w:r>
      <w:r w:rsidR="00A72854" w:rsidRPr="00A60493">
        <w:rPr>
          <w:rFonts w:ascii="Times New Roman" w:hAnsi="Times New Roman" w:cs="Times New Roman"/>
        </w:rPr>
        <w:t>)</w:t>
      </w:r>
      <w:r w:rsidRPr="00A60493">
        <w:rPr>
          <w:rFonts w:ascii="Times New Roman" w:hAnsi="Times New Roman" w:cs="Times New Roman"/>
        </w:rPr>
        <w:t xml:space="preserve"> </w:t>
      </w:r>
      <w:commentRangeStart w:id="45"/>
      <w:del w:id="46" w:author="Sophie Mormede" w:date="2022-03-29T09:22:00Z">
        <w:r w:rsidR="000A766D" w:rsidRPr="00A60493" w:rsidDel="00BD68E7">
          <w:rPr>
            <w:rFonts w:ascii="Times New Roman" w:hAnsi="Times New Roman" w:cs="Times New Roman"/>
          </w:rPr>
          <w:delText>developed</w:delText>
        </w:r>
        <w:commentRangeEnd w:id="45"/>
        <w:r w:rsidR="006017BC" w:rsidRPr="00A60493" w:rsidDel="00BD68E7">
          <w:rPr>
            <w:rStyle w:val="CommentReference"/>
            <w:rFonts w:ascii="Times New Roman" w:hAnsi="Times New Roman" w:cs="Times New Roman"/>
            <w:sz w:val="22"/>
            <w:szCs w:val="22"/>
          </w:rPr>
          <w:commentReference w:id="45"/>
        </w:r>
        <w:r w:rsidR="003C2652" w:rsidRPr="00A60493" w:rsidDel="00BD68E7">
          <w:rPr>
            <w:rFonts w:ascii="Times New Roman" w:hAnsi="Times New Roman" w:cs="Times New Roman"/>
          </w:rPr>
          <w:delText xml:space="preserve"> </w:delText>
        </w:r>
      </w:del>
      <w:ins w:id="47" w:author="Sophie Mormede" w:date="2022-03-29T09:22:00Z">
        <w:r w:rsidR="00BD68E7">
          <w:rPr>
            <w:rFonts w:ascii="Times New Roman" w:hAnsi="Times New Roman" w:cs="Times New Roman"/>
          </w:rPr>
          <w:t>used</w:t>
        </w:r>
        <w:r w:rsidR="00BD68E7" w:rsidRPr="00A60493">
          <w:rPr>
            <w:rFonts w:ascii="Times New Roman" w:hAnsi="Times New Roman" w:cs="Times New Roman"/>
          </w:rPr>
          <w:t xml:space="preserve"> </w:t>
        </w:r>
      </w:ins>
      <w:r w:rsidR="009303A9" w:rsidRPr="00A60493">
        <w:rPr>
          <w:rFonts w:ascii="Times New Roman" w:hAnsi="Times New Roman" w:cs="Times New Roman"/>
        </w:rPr>
        <w:t xml:space="preserve">an </w:t>
      </w:r>
      <w:r w:rsidR="008D60D7" w:rsidRPr="00A60493">
        <w:rPr>
          <w:rFonts w:ascii="Times New Roman" w:hAnsi="Times New Roman" w:cs="Times New Roman"/>
        </w:rPr>
        <w:t>e</w:t>
      </w:r>
      <w:r w:rsidRPr="00A60493">
        <w:rPr>
          <w:rFonts w:ascii="Times New Roman" w:hAnsi="Times New Roman" w:cs="Times New Roman"/>
        </w:rPr>
        <w:t xml:space="preserve">qual area </w:t>
      </w:r>
      <w:bookmarkStart w:id="48" w:name="_Hlk90188807"/>
      <w:r w:rsidRPr="00A60493">
        <w:rPr>
          <w:rFonts w:ascii="Times New Roman" w:hAnsi="Times New Roman" w:cs="Times New Roman"/>
        </w:rPr>
        <w:t>projection</w:t>
      </w:r>
      <w:r w:rsidR="008D60D7" w:rsidRPr="00A60493">
        <w:rPr>
          <w:rFonts w:ascii="Times New Roman" w:hAnsi="Times New Roman" w:cs="Times New Roman"/>
        </w:rPr>
        <w:t xml:space="preserve"> </w:t>
      </w:r>
      <w:bookmarkEnd w:id="48"/>
      <w:r w:rsidR="009303A9" w:rsidRPr="00A60493">
        <w:rPr>
          <w:rFonts w:ascii="Times New Roman" w:hAnsi="Times New Roman" w:cs="Times New Roman"/>
        </w:rPr>
        <w:t xml:space="preserve">for the New Zealand marine environment </w:t>
      </w:r>
      <w:r w:rsidR="005F3ECC" w:rsidRPr="00A60493">
        <w:rPr>
          <w:rFonts w:ascii="Times New Roman" w:hAnsi="Times New Roman" w:cs="Times New Roman"/>
        </w:rPr>
        <w:t>(registered as EPSG:9191</w:t>
      </w:r>
      <w:r w:rsidR="000725BD" w:rsidRPr="00A60493">
        <w:rPr>
          <w:rFonts w:ascii="Times New Roman" w:hAnsi="Times New Roman" w:cs="Times New Roman"/>
        </w:rPr>
        <w:t xml:space="preserve">, see </w:t>
      </w:r>
      <w:hyperlink r:id="rId28">
        <w:r w:rsidR="000725BD" w:rsidRPr="00A60493">
          <w:rPr>
            <w:rStyle w:val="Hyperlink"/>
            <w:rFonts w:ascii="Times New Roman" w:hAnsi="Times New Roman" w:cs="Times New Roman"/>
          </w:rPr>
          <w:t>https://epsg.io/9191</w:t>
        </w:r>
      </w:hyperlink>
      <w:r w:rsidR="005F3ECC" w:rsidRPr="00A60493">
        <w:rPr>
          <w:rFonts w:ascii="Times New Roman" w:hAnsi="Times New Roman" w:cs="Times New Roman"/>
        </w:rPr>
        <w:t>)</w:t>
      </w:r>
      <w:r w:rsidR="00A72854" w:rsidRPr="00A60493">
        <w:rPr>
          <w:rFonts w:ascii="Times New Roman" w:hAnsi="Times New Roman" w:cs="Times New Roman"/>
        </w:rPr>
        <w:t>,</w:t>
      </w:r>
      <w:r w:rsidR="005F3ECC" w:rsidRPr="00A60493">
        <w:rPr>
          <w:rFonts w:ascii="Times New Roman" w:hAnsi="Times New Roman" w:cs="Times New Roman"/>
        </w:rPr>
        <w:t xml:space="preserve"> </w:t>
      </w:r>
      <w:r w:rsidR="00A72854" w:rsidRPr="00A60493">
        <w:rPr>
          <w:rFonts w:ascii="Times New Roman" w:hAnsi="Times New Roman" w:cs="Times New Roman"/>
        </w:rPr>
        <w:t>defined as:</w:t>
      </w:r>
    </w:p>
    <w:p w14:paraId="7ECF5EB9" w14:textId="77777777" w:rsidR="004E3AD0" w:rsidRPr="004E3AD0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73BEBA00" w14:textId="42D8E101" w:rsidR="00A72854" w:rsidRPr="000A766D" w:rsidRDefault="00A72854" w:rsidP="000A766D">
      <w:pPr>
        <w:spacing w:after="0"/>
        <w:rPr>
          <w:rFonts w:ascii="Courier New" w:hAnsi="Courier New" w:cs="Courier New"/>
        </w:rPr>
      </w:pPr>
      <w:r w:rsidRPr="000A766D">
        <w:rPr>
          <w:rFonts w:ascii="Courier New" w:hAnsi="Courier New" w:cs="Courier New"/>
        </w:rPr>
        <w:t>+</w:t>
      </w:r>
      <w:proofErr w:type="spellStart"/>
      <w:r w:rsidRPr="000A766D">
        <w:rPr>
          <w:rFonts w:ascii="Courier New" w:hAnsi="Courier New" w:cs="Courier New"/>
        </w:rPr>
        <w:t>proj</w:t>
      </w:r>
      <w:proofErr w:type="spellEnd"/>
      <w:r w:rsidRPr="000A766D">
        <w:rPr>
          <w:rFonts w:ascii="Courier New" w:hAnsi="Courier New" w:cs="Courier New"/>
        </w:rPr>
        <w:t>=</w:t>
      </w:r>
      <w:proofErr w:type="spellStart"/>
      <w:r w:rsidRPr="000A766D">
        <w:rPr>
          <w:rFonts w:ascii="Courier New" w:hAnsi="Courier New" w:cs="Courier New"/>
        </w:rPr>
        <w:t>aea</w:t>
      </w:r>
      <w:proofErr w:type="spellEnd"/>
      <w:r w:rsidRPr="000A766D">
        <w:rPr>
          <w:rFonts w:ascii="Courier New" w:hAnsi="Courier New" w:cs="Courier New"/>
        </w:rPr>
        <w:t xml:space="preserve"> +lat_0=-40 +lon_0=175 +lat_1=-30 +lat_2=-50 +x_0=0 +y_0=0 +datum=WGS84</w:t>
      </w:r>
      <w:r w:rsidR="00A238DD">
        <w:rPr>
          <w:rFonts w:ascii="Courier New" w:hAnsi="Courier New" w:cs="Courier New"/>
        </w:rPr>
        <w:t xml:space="preserve"> </w:t>
      </w:r>
      <w:r w:rsidRPr="000A766D">
        <w:rPr>
          <w:rFonts w:ascii="Courier New" w:hAnsi="Courier New" w:cs="Courier New"/>
        </w:rPr>
        <w:t>+units=m +</w:t>
      </w:r>
      <w:proofErr w:type="spellStart"/>
      <w:r w:rsidRPr="000A766D">
        <w:rPr>
          <w:rFonts w:ascii="Courier New" w:hAnsi="Courier New" w:cs="Courier New"/>
        </w:rPr>
        <w:t>no_defs</w:t>
      </w:r>
      <w:proofErr w:type="spellEnd"/>
    </w:p>
    <w:p w14:paraId="4A6426B9" w14:textId="77777777" w:rsidR="004E3AD0" w:rsidRPr="00A60493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494009F7" w14:textId="0E9E439B" w:rsidR="00FC1066" w:rsidRPr="00A60493" w:rsidRDefault="009A36A7" w:rsidP="00E67B01">
      <w:pPr>
        <w:pStyle w:val="Textbody"/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60493">
        <w:rPr>
          <w:rFonts w:ascii="Times New Roman" w:hAnsi="Times New Roman" w:cs="Times New Roman"/>
          <w:sz w:val="22"/>
          <w:szCs w:val="22"/>
        </w:rPr>
        <w:t>Wood et al. (2020)</w:t>
      </w:r>
      <w:r w:rsidR="00A72854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r w:rsidR="007F23FC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also </w:t>
      </w:r>
      <w:r w:rsidR="00A72854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proposed a</w:t>
      </w:r>
      <w:r w:rsidR="006E2A36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n</w:t>
      </w:r>
      <w:r w:rsidR="00A72854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origin located </w:t>
      </w:r>
      <w:r w:rsidR="003C2652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at </w:t>
      </w:r>
      <w:r w:rsidR="00A72854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the centre of the </w:t>
      </w:r>
      <w:r w:rsidR="006E2A36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projection </w:t>
      </w:r>
      <w:r w:rsidR="00A72854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which should be used</w:t>
      </w:r>
      <w:r w:rsidR="008A48BD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del w:id="49" w:author="Susan Jane Baird" w:date="2022-03-28T10:36:00Z">
        <w:r w:rsidR="008A48BD" w:rsidRPr="00A60493" w:rsidDel="00A60493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>for producing</w:delText>
        </w:r>
      </w:del>
      <w:ins w:id="50" w:author="Susan Jane Baird" w:date="2022-03-28T10:36:00Z">
        <w:r w:rsidR="00A60493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to produce</w:t>
        </w:r>
      </w:ins>
      <w:r w:rsidR="008A48BD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gridded outputs</w:t>
      </w:r>
      <w:r w:rsidR="00A72854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in Fisheries New Zealand research projects</w:t>
      </w:r>
      <w:r w:rsidR="004F50A7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– this origin </w:t>
      </w:r>
      <w:r w:rsidR="00B43A3D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is</w:t>
      </w:r>
      <w:r w:rsidR="00A72854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r w:rsidR="00BD700C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br/>
      </w:r>
      <w:r w:rsidR="00A238DD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{</w:t>
      </w:r>
      <w:r w:rsidR="00A72854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0</w:t>
      </w:r>
      <w:r w:rsidR="00A238DD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, </w:t>
      </w:r>
      <w:r w:rsidR="00A72854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-4226000</w:t>
      </w:r>
      <w:r w:rsidR="00A238DD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}. </w:t>
      </w:r>
      <w:r w:rsidR="00FC1066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They </w:t>
      </w:r>
      <w:r w:rsidR="005B28B4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suggested</w:t>
      </w:r>
      <w:r w:rsidR="00FC1066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that the </w:t>
      </w:r>
      <w:del w:id="51" w:author="Susan Jane Baird" w:date="2022-03-28T10:39:00Z">
        <w:r w:rsidR="00FC1066" w:rsidRPr="00A60493" w:rsidDel="00914FB8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size </w:delText>
        </w:r>
      </w:del>
      <w:ins w:id="52" w:author="Susan Jane Baird" w:date="2022-03-28T10:39:00Z">
        <w:r w:rsidR="00914FB8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bounding lines</w:t>
        </w:r>
        <w:r w:rsidR="00914FB8" w:rsidRPr="00914FB8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</w:t>
        </w:r>
      </w:ins>
      <w:r w:rsidR="00FC1066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of the </w:t>
      </w:r>
      <w:ins w:id="53" w:author="Susan Jane Baird" w:date="2022-03-28T10:38:00Z">
        <w:r w:rsidR="00A60493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square </w:t>
        </w:r>
      </w:ins>
      <w:r w:rsidR="00FC1066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grid cells should be one of the following sizes, depending on user requirements: 250</w:t>
      </w:r>
      <w:r w:rsidR="00FC1066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m, 500 m, 1 k</w:t>
      </w:r>
      <w:r w:rsidR="00FC1066" w:rsidRPr="00B42CCA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2</w:t>
      </w:r>
      <w:r w:rsidR="00FC1066" w:rsidRPr="001C1DDC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70057D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4</w:t>
      </w:r>
      <w:r w:rsidR="00FC1066" w:rsidRPr="0029097F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633E6C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8</w:t>
      </w:r>
      <w:r w:rsidR="00FC1066" w:rsidRPr="00CA54B0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BA7725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16 k</w:t>
      </w:r>
      <w:r w:rsidR="00FC1066" w:rsidRPr="00761AC4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32</w:t>
      </w:r>
      <w:r w:rsidR="00FC1066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km</w:t>
      </w:r>
      <w:r w:rsidR="001321ED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,</w:t>
      </w:r>
      <w:r w:rsidR="00FC1066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64 km</w:t>
      </w:r>
      <w:r w:rsidR="00BE24A5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, etc</w:t>
      </w:r>
      <w:r w:rsidR="00FC1066" w:rsidRPr="00A60493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. This is so that whatever resolut</w:t>
      </w:r>
      <w:r w:rsidR="00FC1066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ion is chosen</w:t>
      </w:r>
      <w:r w:rsidR="008D6A0F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, different</w:t>
      </w:r>
      <w:r w:rsidR="00FC1066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r w:rsidR="002A1FDB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sized </w:t>
      </w:r>
      <w:r w:rsidR="00FC1066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grids </w:t>
      </w:r>
      <w:del w:id="54" w:author="Susan Jane Baird" w:date="2022-03-28T10:41:00Z">
        <w:r w:rsidR="008D6A0F" w:rsidRPr="00A60493" w:rsidDel="00914FB8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will </w:delText>
        </w:r>
        <w:r w:rsidR="00FC1066" w:rsidRPr="00A60493" w:rsidDel="00914FB8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>nest into each other</w:delText>
        </w:r>
      </w:del>
      <w:ins w:id="55" w:author="Susan Jane Baird" w:date="2022-03-28T10:42:00Z">
        <w:r w:rsidR="00914FB8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will</w:t>
        </w:r>
      </w:ins>
      <w:ins w:id="56" w:author="Susan Jane Baird" w:date="2022-03-28T10:41:00Z">
        <w:r w:rsidR="00914FB8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be nested</w:t>
        </w:r>
      </w:ins>
      <w:r w:rsidR="00FC1066" w:rsidRPr="00914FB8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.</w:t>
      </w:r>
    </w:p>
    <w:p w14:paraId="1E199FDD" w14:textId="77777777" w:rsidR="004E3AD0" w:rsidRPr="00A60493" w:rsidRDefault="004E3AD0" w:rsidP="00E67B0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BB4F4C3" w14:textId="21F77A2D" w:rsidR="001605B8" w:rsidRPr="00914FB8" w:rsidRDefault="001439A8" w:rsidP="00E67B0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4FB8">
        <w:rPr>
          <w:rFonts w:ascii="Times New Roman" w:hAnsi="Times New Roman" w:cs="Times New Roman"/>
        </w:rPr>
        <w:t>F</w:t>
      </w:r>
      <w:r w:rsidR="00A36C78" w:rsidRPr="00914FB8">
        <w:rPr>
          <w:rFonts w:ascii="Times New Roman" w:hAnsi="Times New Roman" w:cs="Times New Roman"/>
        </w:rPr>
        <w:t xml:space="preserve">unctions </w:t>
      </w:r>
      <w:r w:rsidRPr="00914FB8">
        <w:rPr>
          <w:rFonts w:ascii="Times New Roman" w:hAnsi="Times New Roman" w:cs="Times New Roman"/>
        </w:rPr>
        <w:t xml:space="preserve">were developed </w:t>
      </w:r>
      <w:r w:rsidR="00A72854" w:rsidRPr="00914FB8">
        <w:rPr>
          <w:rFonts w:ascii="Times New Roman" w:hAnsi="Times New Roman" w:cs="Times New Roman"/>
        </w:rPr>
        <w:t xml:space="preserve">to </w:t>
      </w:r>
      <w:r w:rsidR="007A3619" w:rsidRPr="00914FB8">
        <w:rPr>
          <w:rFonts w:ascii="Times New Roman" w:hAnsi="Times New Roman" w:cs="Times New Roman"/>
        </w:rPr>
        <w:t>produce</w:t>
      </w:r>
      <w:r w:rsidR="00A36C78" w:rsidRPr="00914FB8">
        <w:rPr>
          <w:rFonts w:ascii="Times New Roman" w:hAnsi="Times New Roman" w:cs="Times New Roman"/>
        </w:rPr>
        <w:t xml:space="preserve"> grid</w:t>
      </w:r>
      <w:r w:rsidR="007A3619" w:rsidRPr="00914FB8">
        <w:rPr>
          <w:rFonts w:ascii="Times New Roman" w:hAnsi="Times New Roman" w:cs="Times New Roman"/>
        </w:rPr>
        <w:t>s</w:t>
      </w:r>
      <w:r w:rsidR="00A36C78" w:rsidRPr="00914FB8">
        <w:rPr>
          <w:rFonts w:ascii="Times New Roman" w:hAnsi="Times New Roman" w:cs="Times New Roman"/>
        </w:rPr>
        <w:t xml:space="preserve"> based on </w:t>
      </w:r>
      <w:r w:rsidR="008A48BD" w:rsidRPr="00914FB8">
        <w:rPr>
          <w:rFonts w:ascii="Times New Roman" w:hAnsi="Times New Roman" w:cs="Times New Roman"/>
        </w:rPr>
        <w:t xml:space="preserve">a </w:t>
      </w:r>
      <w:r w:rsidR="00A36C78" w:rsidRPr="00914FB8">
        <w:rPr>
          <w:rFonts w:ascii="Times New Roman" w:hAnsi="Times New Roman" w:cs="Times New Roman"/>
        </w:rPr>
        <w:t xml:space="preserve">user-defined grid size and </w:t>
      </w:r>
      <w:r w:rsidR="007A3619" w:rsidRPr="00914FB8">
        <w:rPr>
          <w:rFonts w:ascii="Times New Roman" w:hAnsi="Times New Roman" w:cs="Times New Roman"/>
        </w:rPr>
        <w:t xml:space="preserve">an </w:t>
      </w:r>
      <w:r w:rsidR="00A36C78" w:rsidRPr="00914FB8">
        <w:rPr>
          <w:rFonts w:ascii="Times New Roman" w:hAnsi="Times New Roman" w:cs="Times New Roman"/>
        </w:rPr>
        <w:t xml:space="preserve">area </w:t>
      </w:r>
      <w:r w:rsidR="00D46804" w:rsidRPr="00914FB8">
        <w:rPr>
          <w:rFonts w:ascii="Times New Roman" w:hAnsi="Times New Roman" w:cs="Times New Roman"/>
        </w:rPr>
        <w:t>of interest</w:t>
      </w:r>
      <w:r w:rsidR="00A36C78" w:rsidRPr="00914FB8">
        <w:rPr>
          <w:rFonts w:ascii="Times New Roman" w:hAnsi="Times New Roman" w:cs="Times New Roman"/>
        </w:rPr>
        <w:t>.</w:t>
      </w:r>
      <w:r w:rsidR="0006004C" w:rsidRPr="00914FB8">
        <w:rPr>
          <w:rFonts w:ascii="Times New Roman" w:hAnsi="Times New Roman" w:cs="Times New Roman"/>
        </w:rPr>
        <w:t xml:space="preserve"> </w:t>
      </w:r>
      <w:r w:rsidR="00A72854" w:rsidRPr="00914FB8">
        <w:rPr>
          <w:rFonts w:ascii="Times New Roman" w:hAnsi="Times New Roman" w:cs="Times New Roman"/>
        </w:rPr>
        <w:t>T</w:t>
      </w:r>
      <w:r w:rsidR="008D60D7" w:rsidRPr="00914FB8">
        <w:rPr>
          <w:rFonts w:ascii="Times New Roman" w:hAnsi="Times New Roman" w:cs="Times New Roman"/>
        </w:rPr>
        <w:t xml:space="preserve">hese functions are </w:t>
      </w:r>
      <w:r w:rsidR="00763E18" w:rsidRPr="00914FB8">
        <w:rPr>
          <w:rFonts w:ascii="Times New Roman" w:hAnsi="Times New Roman" w:cs="Times New Roman"/>
        </w:rPr>
        <w:t>publicly</w:t>
      </w:r>
      <w:r w:rsidR="00C917D3" w:rsidRPr="00914FB8">
        <w:rPr>
          <w:rFonts w:ascii="Times New Roman" w:hAnsi="Times New Roman" w:cs="Times New Roman"/>
        </w:rPr>
        <w:t xml:space="preserve"> </w:t>
      </w:r>
      <w:r w:rsidR="008D60D7" w:rsidRPr="00914FB8">
        <w:rPr>
          <w:rFonts w:ascii="Times New Roman" w:hAnsi="Times New Roman" w:cs="Times New Roman"/>
        </w:rPr>
        <w:t xml:space="preserve">available in the </w:t>
      </w:r>
      <w:r w:rsidR="00EC1F15" w:rsidRPr="00914FB8">
        <w:rPr>
          <w:rFonts w:ascii="Times New Roman" w:hAnsi="Times New Roman" w:cs="Times New Roman"/>
        </w:rPr>
        <w:t xml:space="preserve">R package </w:t>
      </w:r>
      <w:r w:rsidRPr="00914FB8">
        <w:rPr>
          <w:rFonts w:ascii="Times New Roman" w:hAnsi="Times New Roman" w:cs="Times New Roman"/>
        </w:rPr>
        <w:t>‘</w:t>
      </w:r>
      <w:proofErr w:type="spellStart"/>
      <w:r w:rsidR="008B4178" w:rsidRPr="00914FB8">
        <w:rPr>
          <w:rFonts w:ascii="Times New Roman" w:hAnsi="Times New Roman" w:cs="Times New Roman"/>
        </w:rPr>
        <w:t>nzsf</w:t>
      </w:r>
      <w:proofErr w:type="spellEnd"/>
      <w:r w:rsidRPr="00914FB8">
        <w:rPr>
          <w:rFonts w:ascii="Times New Roman" w:hAnsi="Times New Roman" w:cs="Times New Roman"/>
        </w:rPr>
        <w:t>’</w:t>
      </w:r>
      <w:r w:rsidR="008B4178" w:rsidRPr="00914FB8">
        <w:rPr>
          <w:rFonts w:ascii="Times New Roman" w:hAnsi="Times New Roman" w:cs="Times New Roman"/>
        </w:rPr>
        <w:t xml:space="preserve"> </w:t>
      </w:r>
      <w:r w:rsidR="008D60D7" w:rsidRPr="00914FB8">
        <w:rPr>
          <w:rFonts w:ascii="Times New Roman" w:hAnsi="Times New Roman" w:cs="Times New Roman"/>
        </w:rPr>
        <w:t>(</w:t>
      </w:r>
      <w:r w:rsidR="000725BD" w:rsidRPr="00914FB8">
        <w:rPr>
          <w:rFonts w:ascii="Times New Roman" w:hAnsi="Times New Roman" w:cs="Times New Roman"/>
        </w:rPr>
        <w:t xml:space="preserve">see </w:t>
      </w:r>
      <w:hyperlink r:id="rId29" w:history="1">
        <w:r w:rsidR="00996D9B" w:rsidRPr="00A60493">
          <w:rPr>
            <w:rStyle w:val="Hyperlink"/>
            <w:rFonts w:ascii="Times New Roman" w:hAnsi="Times New Roman" w:cs="Times New Roman"/>
          </w:rPr>
          <w:t>https://github.com/quantifish/nzsf</w:t>
        </w:r>
      </w:hyperlink>
      <w:r w:rsidR="00996D9B" w:rsidRPr="00A60493">
        <w:rPr>
          <w:rFonts w:ascii="Times New Roman" w:hAnsi="Times New Roman" w:cs="Times New Roman"/>
        </w:rPr>
        <w:t>).</w:t>
      </w:r>
      <w:r w:rsidR="003C24C1" w:rsidRPr="00A60493">
        <w:rPr>
          <w:rFonts w:ascii="Times New Roman" w:hAnsi="Times New Roman" w:cs="Times New Roman"/>
        </w:rPr>
        <w:t xml:space="preserve"> </w:t>
      </w:r>
      <w:commentRangeStart w:id="57"/>
      <w:commentRangeStart w:id="58"/>
      <w:r w:rsidR="003C24C1" w:rsidRPr="00914FB8">
        <w:rPr>
          <w:rFonts w:ascii="Times New Roman" w:hAnsi="Times New Roman" w:cs="Times New Roman"/>
        </w:rPr>
        <w:t xml:space="preserve">The vignette </w:t>
      </w:r>
      <w:r w:rsidR="00FD67A8" w:rsidRPr="00914FB8">
        <w:rPr>
          <w:rFonts w:ascii="Times New Roman" w:hAnsi="Times New Roman" w:cs="Times New Roman"/>
        </w:rPr>
        <w:t xml:space="preserve">for this package provides </w:t>
      </w:r>
      <w:r w:rsidR="003C24C1" w:rsidRPr="00914FB8">
        <w:rPr>
          <w:rFonts w:ascii="Times New Roman" w:hAnsi="Times New Roman" w:cs="Times New Roman"/>
        </w:rPr>
        <w:t xml:space="preserve">examples on how to use </w:t>
      </w:r>
      <w:r w:rsidRPr="00914FB8">
        <w:rPr>
          <w:rFonts w:ascii="Times New Roman" w:hAnsi="Times New Roman" w:cs="Times New Roman"/>
        </w:rPr>
        <w:t>‘</w:t>
      </w:r>
      <w:proofErr w:type="spellStart"/>
      <w:r w:rsidR="003C24C1" w:rsidRPr="00914FB8">
        <w:rPr>
          <w:rFonts w:ascii="Times New Roman" w:hAnsi="Times New Roman" w:cs="Times New Roman"/>
        </w:rPr>
        <w:t>nzsf</w:t>
      </w:r>
      <w:proofErr w:type="spellEnd"/>
      <w:r w:rsidRPr="00914FB8">
        <w:rPr>
          <w:rFonts w:ascii="Times New Roman" w:hAnsi="Times New Roman" w:cs="Times New Roman"/>
        </w:rPr>
        <w:t>’</w:t>
      </w:r>
      <w:r w:rsidR="003C24C1" w:rsidRPr="00914FB8">
        <w:rPr>
          <w:rFonts w:ascii="Times New Roman" w:hAnsi="Times New Roman" w:cs="Times New Roman"/>
        </w:rPr>
        <w:t>.</w:t>
      </w:r>
      <w:commentRangeEnd w:id="57"/>
      <w:r w:rsidR="00821942">
        <w:rPr>
          <w:rStyle w:val="CommentReference"/>
        </w:rPr>
        <w:commentReference w:id="57"/>
      </w:r>
      <w:commentRangeEnd w:id="58"/>
      <w:r w:rsidR="008B0C48">
        <w:rPr>
          <w:rStyle w:val="CommentReference"/>
        </w:rPr>
        <w:commentReference w:id="58"/>
      </w:r>
    </w:p>
    <w:p w14:paraId="3228F030" w14:textId="77777777" w:rsidR="001605B8" w:rsidRPr="00914FB8" w:rsidRDefault="001605B8" w:rsidP="00E67B0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4EE22D3" w14:textId="3A934F08" w:rsidR="00FD67A8" w:rsidRPr="00A60493" w:rsidRDefault="00A60F95" w:rsidP="00E67B0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60493">
        <w:rPr>
          <w:rFonts w:ascii="Times New Roman" w:hAnsi="Times New Roman" w:cs="Times New Roman"/>
        </w:rPr>
        <w:t>E</w:t>
      </w:r>
      <w:r w:rsidR="003C24C1" w:rsidRPr="00A60493">
        <w:rPr>
          <w:rFonts w:ascii="Times New Roman" w:hAnsi="Times New Roman" w:cs="Times New Roman"/>
        </w:rPr>
        <w:t>xample</w:t>
      </w:r>
      <w:r w:rsidR="00826C46" w:rsidRPr="00A60493">
        <w:rPr>
          <w:rFonts w:ascii="Times New Roman" w:hAnsi="Times New Roman" w:cs="Times New Roman"/>
        </w:rPr>
        <w:t>s</w:t>
      </w:r>
      <w:r w:rsidR="003C24C1" w:rsidRPr="00A60493">
        <w:rPr>
          <w:rFonts w:ascii="Times New Roman" w:hAnsi="Times New Roman" w:cs="Times New Roman"/>
        </w:rPr>
        <w:t xml:space="preserve"> </w:t>
      </w:r>
      <w:r w:rsidRPr="00A60493">
        <w:rPr>
          <w:rFonts w:ascii="Times New Roman" w:hAnsi="Times New Roman" w:cs="Times New Roman"/>
        </w:rPr>
        <w:t xml:space="preserve">making use of the </w:t>
      </w:r>
      <w:r w:rsidR="00576FC7" w:rsidRPr="00A60493">
        <w:rPr>
          <w:rFonts w:ascii="Times New Roman" w:hAnsi="Times New Roman" w:cs="Times New Roman"/>
        </w:rPr>
        <w:t>‘</w:t>
      </w:r>
      <w:proofErr w:type="spellStart"/>
      <w:r w:rsidR="00576FC7" w:rsidRPr="00A60493">
        <w:rPr>
          <w:rFonts w:ascii="Times New Roman" w:hAnsi="Times New Roman" w:cs="Times New Roman"/>
        </w:rPr>
        <w:t>nzsf</w:t>
      </w:r>
      <w:proofErr w:type="spellEnd"/>
      <w:r w:rsidR="00576FC7" w:rsidRPr="00A60493">
        <w:rPr>
          <w:rFonts w:ascii="Times New Roman" w:hAnsi="Times New Roman" w:cs="Times New Roman"/>
        </w:rPr>
        <w:t>’</w:t>
      </w:r>
      <w:r w:rsidRPr="00A60493">
        <w:rPr>
          <w:rFonts w:ascii="Times New Roman" w:hAnsi="Times New Roman" w:cs="Times New Roman"/>
        </w:rPr>
        <w:t xml:space="preserve"> package </w:t>
      </w:r>
      <w:r w:rsidR="003C24C1" w:rsidRPr="00A60493">
        <w:rPr>
          <w:rFonts w:ascii="Times New Roman" w:hAnsi="Times New Roman" w:cs="Times New Roman"/>
        </w:rPr>
        <w:t>are</w:t>
      </w:r>
      <w:r w:rsidR="00826C46" w:rsidRPr="00A60493">
        <w:rPr>
          <w:rFonts w:ascii="Times New Roman" w:hAnsi="Times New Roman" w:cs="Times New Roman"/>
        </w:rPr>
        <w:t xml:space="preserve"> </w:t>
      </w:r>
      <w:r w:rsidR="003C24C1" w:rsidRPr="00A60493">
        <w:rPr>
          <w:rFonts w:ascii="Times New Roman" w:hAnsi="Times New Roman" w:cs="Times New Roman"/>
        </w:rPr>
        <w:t>provided below</w:t>
      </w:r>
      <w:r w:rsidR="001605B8" w:rsidRPr="00A60493">
        <w:rPr>
          <w:rFonts w:ascii="Times New Roman" w:hAnsi="Times New Roman" w:cs="Times New Roman"/>
        </w:rPr>
        <w:t xml:space="preserve"> and</w:t>
      </w:r>
      <w:r w:rsidRPr="00A60493">
        <w:rPr>
          <w:rFonts w:ascii="Times New Roman" w:hAnsi="Times New Roman" w:cs="Times New Roman"/>
        </w:rPr>
        <w:t xml:space="preserve"> </w:t>
      </w:r>
      <w:r w:rsidR="001605B8" w:rsidRPr="00A60493">
        <w:rPr>
          <w:rFonts w:ascii="Times New Roman" w:hAnsi="Times New Roman" w:cs="Times New Roman"/>
        </w:rPr>
        <w:t>standalone versions</w:t>
      </w:r>
      <w:r w:rsidRPr="00A60493">
        <w:rPr>
          <w:rFonts w:ascii="Times New Roman" w:hAnsi="Times New Roman" w:cs="Times New Roman"/>
        </w:rPr>
        <w:t xml:space="preserve"> of the relevant </w:t>
      </w:r>
      <w:r w:rsidR="00576FC7" w:rsidRPr="00A60493">
        <w:rPr>
          <w:rFonts w:ascii="Times New Roman" w:hAnsi="Times New Roman" w:cs="Times New Roman"/>
        </w:rPr>
        <w:t>‘</w:t>
      </w:r>
      <w:proofErr w:type="spellStart"/>
      <w:r w:rsidR="00576FC7" w:rsidRPr="00A60493">
        <w:rPr>
          <w:rFonts w:ascii="Times New Roman" w:hAnsi="Times New Roman" w:cs="Times New Roman"/>
        </w:rPr>
        <w:t>nzsf</w:t>
      </w:r>
      <w:proofErr w:type="spellEnd"/>
      <w:r w:rsidR="00576FC7" w:rsidRPr="00A60493">
        <w:rPr>
          <w:rFonts w:ascii="Times New Roman" w:hAnsi="Times New Roman" w:cs="Times New Roman"/>
        </w:rPr>
        <w:t>’</w:t>
      </w:r>
      <w:r w:rsidRPr="00A60493">
        <w:rPr>
          <w:rFonts w:ascii="Times New Roman" w:hAnsi="Times New Roman" w:cs="Times New Roman"/>
        </w:rPr>
        <w:t xml:space="preserve"> functions </w:t>
      </w:r>
      <w:r w:rsidR="001605B8" w:rsidRPr="00A60493">
        <w:rPr>
          <w:rFonts w:ascii="Times New Roman" w:hAnsi="Times New Roman" w:cs="Times New Roman"/>
        </w:rPr>
        <w:t xml:space="preserve">for producing standard grids are provided in the </w:t>
      </w:r>
      <w:r w:rsidR="001F5623" w:rsidRPr="00A60493">
        <w:rPr>
          <w:rFonts w:ascii="Times New Roman" w:hAnsi="Times New Roman" w:cs="Times New Roman"/>
        </w:rPr>
        <w:t>appendix</w:t>
      </w:r>
      <w:r w:rsidRPr="00A60493">
        <w:rPr>
          <w:rFonts w:ascii="Times New Roman" w:hAnsi="Times New Roman" w:cs="Times New Roman"/>
        </w:rPr>
        <w:t>.</w:t>
      </w:r>
      <w:r w:rsidR="001605B8" w:rsidRPr="00A60493">
        <w:rPr>
          <w:rFonts w:ascii="Times New Roman" w:hAnsi="Times New Roman" w:cs="Times New Roman"/>
        </w:rPr>
        <w:t xml:space="preserve"> </w:t>
      </w:r>
      <w:r w:rsidR="00C36F51" w:rsidRPr="00A60493">
        <w:rPr>
          <w:rFonts w:ascii="Times New Roman" w:hAnsi="Times New Roman" w:cs="Times New Roman"/>
        </w:rPr>
        <w:t xml:space="preserve">Throughout this document, </w:t>
      </w:r>
      <w:r w:rsidR="009A36A7" w:rsidRPr="00A60493">
        <w:rPr>
          <w:rFonts w:ascii="Times New Roman" w:hAnsi="Times New Roman" w:cs="Times New Roman"/>
        </w:rPr>
        <w:t>R</w:t>
      </w:r>
      <w:r w:rsidR="00C36F51" w:rsidRPr="00A60493">
        <w:rPr>
          <w:rFonts w:ascii="Times New Roman" w:hAnsi="Times New Roman" w:cs="Times New Roman"/>
        </w:rPr>
        <w:t xml:space="preserve"> code </w:t>
      </w:r>
      <w:r w:rsidR="009A36A7" w:rsidRPr="00A60493">
        <w:rPr>
          <w:rFonts w:ascii="Times New Roman" w:hAnsi="Times New Roman" w:cs="Times New Roman"/>
        </w:rPr>
        <w:t xml:space="preserve">is </w:t>
      </w:r>
      <w:r w:rsidR="004D4313" w:rsidRPr="00A60493">
        <w:rPr>
          <w:rFonts w:ascii="Times New Roman" w:hAnsi="Times New Roman" w:cs="Times New Roman"/>
        </w:rPr>
        <w:t xml:space="preserve">easily </w:t>
      </w:r>
      <w:r w:rsidR="00C36F51" w:rsidRPr="00A60493">
        <w:rPr>
          <w:rFonts w:ascii="Times New Roman" w:hAnsi="Times New Roman" w:cs="Times New Roman"/>
        </w:rPr>
        <w:t xml:space="preserve">identified </w:t>
      </w:r>
      <w:r w:rsidR="009A36A7" w:rsidRPr="00A60493">
        <w:rPr>
          <w:rFonts w:ascii="Times New Roman" w:hAnsi="Times New Roman" w:cs="Times New Roman"/>
        </w:rPr>
        <w:t>by a</w:t>
      </w:r>
      <w:r w:rsidR="00C36F51" w:rsidRPr="00A60493">
        <w:rPr>
          <w:rFonts w:ascii="Times New Roman" w:hAnsi="Times New Roman" w:cs="Times New Roman"/>
        </w:rPr>
        <w:t xml:space="preserve"> grey background.</w:t>
      </w:r>
    </w:p>
    <w:p w14:paraId="0135BDD6" w14:textId="77777777" w:rsidR="00817D01" w:rsidRDefault="00817D01" w:rsidP="008043EB">
      <w:pPr>
        <w:spacing w:after="0"/>
        <w:jc w:val="both"/>
        <w:rPr>
          <w:rFonts w:ascii="Times New Roman" w:hAnsi="Times New Roman" w:cs="Times New Roman"/>
        </w:rPr>
      </w:pPr>
    </w:p>
    <w:p w14:paraId="0CBDA890" w14:textId="51F1A96A" w:rsidR="009F4312" w:rsidRPr="00E67B01" w:rsidRDefault="009F4312" w:rsidP="00914FB8">
      <w:pPr>
        <w:pStyle w:val="Heading1"/>
        <w:spacing w:before="220" w:after="0" w:line="240" w:lineRule="auto"/>
        <w:ind w:left="709" w:hanging="709"/>
        <w:rPr>
          <w:rFonts w:ascii="Arial Bold" w:hAnsi="Arial Bold"/>
          <w:caps/>
        </w:rPr>
      </w:pPr>
      <w:bookmarkStart w:id="59" w:name="_Toc90303312"/>
      <w:bookmarkStart w:id="60" w:name="_Toc90205256"/>
      <w:bookmarkStart w:id="61" w:name="_Toc90215852"/>
      <w:bookmarkStart w:id="62" w:name="_Toc90303313"/>
      <w:bookmarkStart w:id="63" w:name="_Toc99035323"/>
      <w:bookmarkStart w:id="64" w:name="function-definitions"/>
      <w:bookmarkEnd w:id="59"/>
      <w:bookmarkEnd w:id="60"/>
      <w:bookmarkEnd w:id="61"/>
      <w:bookmarkEnd w:id="62"/>
      <w:r w:rsidRPr="00E67B01">
        <w:rPr>
          <w:rFonts w:ascii="Arial Bold" w:hAnsi="Arial Bold"/>
          <w:caps/>
        </w:rPr>
        <w:t>Methods</w:t>
      </w:r>
      <w:bookmarkEnd w:id="63"/>
    </w:p>
    <w:p w14:paraId="62F84EE3" w14:textId="77777777" w:rsidR="009F4312" w:rsidRDefault="009F4312" w:rsidP="009F4312">
      <w:pPr>
        <w:spacing w:after="0"/>
        <w:jc w:val="both"/>
        <w:rPr>
          <w:rFonts w:ascii="Times New Roman" w:hAnsi="Times New Roman" w:cs="Times New Roman"/>
        </w:rPr>
      </w:pPr>
    </w:p>
    <w:p w14:paraId="7061FA13" w14:textId="3B84AAEC" w:rsidR="00150D17" w:rsidRDefault="00150D17" w:rsidP="00E67B01">
      <w:pPr>
        <w:spacing w:after="0" w:line="240" w:lineRule="auto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>Two example</w:t>
      </w:r>
      <w:r w:rsidR="00554E6E">
        <w:rPr>
          <w:rFonts w:ascii="Times New Roman" w:hAnsi="Times New Roman" w:cs="Times New Roman"/>
        </w:rPr>
        <w:t xml:space="preserve"> uses of the </w:t>
      </w:r>
      <w:r w:rsidR="00C45DBE">
        <w:rPr>
          <w:rFonts w:ascii="Times New Roman" w:hAnsi="Times New Roman" w:cs="Times New Roman"/>
        </w:rPr>
        <w:t>‘</w:t>
      </w:r>
      <w:proofErr w:type="spellStart"/>
      <w:r w:rsidR="00554E6E">
        <w:rPr>
          <w:rFonts w:ascii="Times New Roman" w:hAnsi="Times New Roman" w:cs="Times New Roman"/>
        </w:rPr>
        <w:t>nzsf</w:t>
      </w:r>
      <w:proofErr w:type="spellEnd"/>
      <w:r w:rsidR="00C45DBE">
        <w:rPr>
          <w:rFonts w:ascii="Times New Roman" w:hAnsi="Times New Roman" w:cs="Times New Roman"/>
        </w:rPr>
        <w:t>’</w:t>
      </w:r>
      <w:r w:rsidR="00554E6E">
        <w:rPr>
          <w:rFonts w:ascii="Times New Roman" w:hAnsi="Times New Roman" w:cs="Times New Roman"/>
        </w:rPr>
        <w:t xml:space="preserve"> package </w:t>
      </w:r>
      <w:r w:rsidRPr="00DF39B9">
        <w:rPr>
          <w:rFonts w:ascii="Times New Roman" w:hAnsi="Times New Roman" w:cs="Times New Roman"/>
        </w:rPr>
        <w:t>are provided below</w:t>
      </w:r>
      <w:r w:rsidR="00C45D00">
        <w:rPr>
          <w:rFonts w:ascii="Times New Roman" w:hAnsi="Times New Roman" w:cs="Times New Roman"/>
        </w:rPr>
        <w:t xml:space="preserve"> including</w:t>
      </w:r>
      <w:r w:rsidRPr="00DF39B9">
        <w:rPr>
          <w:rFonts w:ascii="Times New Roman" w:hAnsi="Times New Roman" w:cs="Times New Roman"/>
        </w:rPr>
        <w:t>:</w:t>
      </w:r>
    </w:p>
    <w:p w14:paraId="2089340B" w14:textId="77777777" w:rsidR="00B12249" w:rsidRDefault="00B12249" w:rsidP="00E67B01">
      <w:pPr>
        <w:spacing w:after="0" w:line="240" w:lineRule="auto"/>
        <w:rPr>
          <w:rFonts w:ascii="Times New Roman" w:hAnsi="Times New Roman" w:cs="Times New Roman"/>
        </w:rPr>
      </w:pPr>
    </w:p>
    <w:p w14:paraId="34333E68" w14:textId="24450B21" w:rsidR="002968BC" w:rsidRDefault="00C45D00" w:rsidP="00E67B01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2968BC">
        <w:rPr>
          <w:rFonts w:ascii="Times New Roman" w:hAnsi="Times New Roman" w:cs="Times New Roman"/>
        </w:rPr>
        <w:t>n example</w:t>
      </w:r>
      <w:r w:rsidR="00554E6E">
        <w:rPr>
          <w:rFonts w:ascii="Times New Roman" w:hAnsi="Times New Roman" w:cs="Times New Roman"/>
        </w:rPr>
        <w:t xml:space="preserve"> where</w:t>
      </w:r>
      <w:r w:rsidR="002968BC">
        <w:rPr>
          <w:rFonts w:ascii="Times New Roman" w:hAnsi="Times New Roman" w:cs="Times New Roman"/>
        </w:rPr>
        <w:t xml:space="preserve"> two different sized grids</w:t>
      </w:r>
      <w:r w:rsidR="00554E6E">
        <w:rPr>
          <w:rFonts w:ascii="Times New Roman" w:hAnsi="Times New Roman" w:cs="Times New Roman"/>
        </w:rPr>
        <w:t xml:space="preserve"> are generated</w:t>
      </w:r>
      <w:r w:rsidR="002968BC">
        <w:rPr>
          <w:rFonts w:ascii="Times New Roman" w:hAnsi="Times New Roman" w:cs="Times New Roman"/>
        </w:rPr>
        <w:t>; and</w:t>
      </w:r>
    </w:p>
    <w:p w14:paraId="1A1A0F3A" w14:textId="7745D006" w:rsidR="00C36F51" w:rsidRPr="00DF39B9" w:rsidRDefault="00C45D00" w:rsidP="00E67B01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2968BC">
        <w:rPr>
          <w:rFonts w:ascii="Times New Roman" w:hAnsi="Times New Roman" w:cs="Times New Roman"/>
        </w:rPr>
        <w:t xml:space="preserve">n example </w:t>
      </w:r>
      <w:r w:rsidR="00554E6E">
        <w:rPr>
          <w:rFonts w:ascii="Times New Roman" w:hAnsi="Times New Roman" w:cs="Times New Roman"/>
        </w:rPr>
        <w:t xml:space="preserve">where both </w:t>
      </w:r>
      <w:r w:rsidR="002968BC">
        <w:rPr>
          <w:rFonts w:ascii="Times New Roman" w:hAnsi="Times New Roman" w:cs="Times New Roman"/>
        </w:rPr>
        <w:t xml:space="preserve">a </w:t>
      </w:r>
      <w:ins w:id="65" w:author="Darcy Webber" w:date="2022-03-29T11:12:00Z">
        <w:r w:rsidR="00A57594">
          <w:rPr>
            <w:rFonts w:ascii="Times New Roman" w:hAnsi="Times New Roman" w:cs="Times New Roman"/>
          </w:rPr>
          <w:t xml:space="preserve">grid as a </w:t>
        </w:r>
      </w:ins>
      <w:r w:rsidR="002968BC">
        <w:rPr>
          <w:rFonts w:ascii="Times New Roman" w:hAnsi="Times New Roman" w:cs="Times New Roman"/>
        </w:rPr>
        <w:t xml:space="preserve">raster </w:t>
      </w:r>
      <w:del w:id="66" w:author="Darcy Webber" w:date="2022-03-29T11:12:00Z">
        <w:r w:rsidR="001F5623" w:rsidDel="00A57594">
          <w:rPr>
            <w:rFonts w:ascii="Times New Roman" w:hAnsi="Times New Roman" w:cs="Times New Roman"/>
          </w:rPr>
          <w:delText xml:space="preserve">grid </w:delText>
        </w:r>
      </w:del>
      <w:r w:rsidR="002968BC">
        <w:rPr>
          <w:rFonts w:ascii="Times New Roman" w:hAnsi="Times New Roman" w:cs="Times New Roman"/>
        </w:rPr>
        <w:t>and</w:t>
      </w:r>
      <w:r w:rsidR="008E748B">
        <w:rPr>
          <w:rFonts w:ascii="Times New Roman" w:hAnsi="Times New Roman" w:cs="Times New Roman"/>
        </w:rPr>
        <w:t xml:space="preserve"> a</w:t>
      </w:r>
      <w:r w:rsidR="002968BC">
        <w:rPr>
          <w:rFonts w:ascii="Times New Roman" w:hAnsi="Times New Roman" w:cs="Times New Roman"/>
        </w:rPr>
        <w:t xml:space="preserve"> </w:t>
      </w:r>
      <w:commentRangeStart w:id="67"/>
      <w:commentRangeStart w:id="68"/>
      <w:r w:rsidR="001F5623">
        <w:rPr>
          <w:rFonts w:ascii="Times New Roman" w:hAnsi="Times New Roman" w:cs="Times New Roman"/>
        </w:rPr>
        <w:t>grid</w:t>
      </w:r>
      <w:commentRangeEnd w:id="67"/>
      <w:r w:rsidR="002009A5">
        <w:rPr>
          <w:rStyle w:val="CommentReference"/>
        </w:rPr>
        <w:commentReference w:id="67"/>
      </w:r>
      <w:commentRangeEnd w:id="68"/>
      <w:r w:rsidR="00940136">
        <w:rPr>
          <w:rStyle w:val="CommentReference"/>
        </w:rPr>
        <w:commentReference w:id="68"/>
      </w:r>
      <w:r w:rsidR="001F5623">
        <w:rPr>
          <w:rFonts w:ascii="Times New Roman" w:hAnsi="Times New Roman" w:cs="Times New Roman"/>
        </w:rPr>
        <w:t xml:space="preserve"> </w:t>
      </w:r>
      <w:del w:id="69" w:author="Darcy Webber" w:date="2022-03-29T11:13:00Z">
        <w:r w:rsidR="001F5623" w:rsidDel="00A57594">
          <w:rPr>
            <w:rFonts w:ascii="Times New Roman" w:hAnsi="Times New Roman" w:cs="Times New Roman"/>
          </w:rPr>
          <w:delText xml:space="preserve">of </w:delText>
        </w:r>
      </w:del>
      <w:ins w:id="70" w:author="Darcy Webber" w:date="2022-03-29T11:13:00Z">
        <w:r w:rsidR="00A57594">
          <w:rPr>
            <w:rFonts w:ascii="Times New Roman" w:hAnsi="Times New Roman" w:cs="Times New Roman"/>
          </w:rPr>
          <w:t>as</w:t>
        </w:r>
        <w:r w:rsidR="00A57594">
          <w:rPr>
            <w:rFonts w:ascii="Times New Roman" w:hAnsi="Times New Roman" w:cs="Times New Roman"/>
          </w:rPr>
          <w:t xml:space="preserve"> </w:t>
        </w:r>
      </w:ins>
      <w:r w:rsidR="002968BC">
        <w:rPr>
          <w:rFonts w:ascii="Times New Roman" w:hAnsi="Times New Roman" w:cs="Times New Roman"/>
        </w:rPr>
        <w:t>polygon</w:t>
      </w:r>
      <w:ins w:id="71" w:author="Darcy Webber" w:date="2022-03-29T11:14:00Z">
        <w:r w:rsidR="003A4F74">
          <w:rPr>
            <w:rFonts w:ascii="Times New Roman" w:hAnsi="Times New Roman" w:cs="Times New Roman"/>
          </w:rPr>
          <w:t xml:space="preserve"> vectors</w:t>
        </w:r>
      </w:ins>
      <w:del w:id="72" w:author="Darcy Webber" w:date="2022-03-29T11:14:00Z">
        <w:r w:rsidR="001F5623" w:rsidDel="003A4F74">
          <w:rPr>
            <w:rFonts w:ascii="Times New Roman" w:hAnsi="Times New Roman" w:cs="Times New Roman"/>
          </w:rPr>
          <w:delText>s</w:delText>
        </w:r>
      </w:del>
      <w:r w:rsidR="002968BC">
        <w:rPr>
          <w:rFonts w:ascii="Times New Roman" w:hAnsi="Times New Roman" w:cs="Times New Roman"/>
        </w:rPr>
        <w:t xml:space="preserve"> </w:t>
      </w:r>
      <w:r w:rsidR="00554E6E">
        <w:rPr>
          <w:rFonts w:ascii="Times New Roman" w:hAnsi="Times New Roman" w:cs="Times New Roman"/>
        </w:rPr>
        <w:t>are generated</w:t>
      </w:r>
      <w:r>
        <w:rPr>
          <w:rFonts w:ascii="Times New Roman" w:hAnsi="Times New Roman" w:cs="Times New Roman"/>
        </w:rPr>
        <w:t>.</w:t>
      </w:r>
    </w:p>
    <w:p w14:paraId="3785A293" w14:textId="77777777" w:rsidR="00B12249" w:rsidRDefault="00B12249" w:rsidP="00E67B01">
      <w:pPr>
        <w:spacing w:after="0" w:line="240" w:lineRule="auto"/>
        <w:rPr>
          <w:rFonts w:ascii="Times New Roman" w:hAnsi="Times New Roman" w:cs="Times New Roman"/>
        </w:rPr>
      </w:pPr>
    </w:p>
    <w:p w14:paraId="26174150" w14:textId="7860E031" w:rsidR="00FD4B19" w:rsidRDefault="002968BC" w:rsidP="00E67B0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First, the required R packages </w:t>
      </w:r>
      <w:r w:rsidR="00FD4B19">
        <w:rPr>
          <w:rFonts w:ascii="Times New Roman" w:hAnsi="Times New Roman" w:cs="Times New Roman"/>
        </w:rPr>
        <w:t>are loaded including:</w:t>
      </w:r>
      <w:del w:id="73" w:author="Darcy Webber" w:date="2022-03-29T11:13:00Z">
        <w:r w:rsidR="00FD4B19" w:rsidDel="003A4F74">
          <w:rPr>
            <w:rFonts w:ascii="Times New Roman" w:hAnsi="Times New Roman" w:cs="Times New Roman"/>
          </w:rPr>
          <w:delText xml:space="preserve"> </w:delText>
        </w:r>
      </w:del>
    </w:p>
    <w:p w14:paraId="55E499F1" w14:textId="77777777" w:rsidR="007648A1" w:rsidRDefault="007648A1" w:rsidP="00E67B01">
      <w:pPr>
        <w:spacing w:after="0" w:line="240" w:lineRule="auto"/>
        <w:rPr>
          <w:rFonts w:ascii="Times New Roman" w:hAnsi="Times New Roman" w:cs="Times New Roman"/>
        </w:rPr>
      </w:pPr>
    </w:p>
    <w:p w14:paraId="735C515D" w14:textId="56FB7155" w:rsidR="007648A1" w:rsidRDefault="00C45DBE" w:rsidP="00E67B0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 w:rsidR="00FD4B19" w:rsidRPr="00DF39B9">
        <w:rPr>
          <w:rFonts w:ascii="Times New Roman" w:hAnsi="Times New Roman" w:cs="Times New Roman"/>
        </w:rPr>
        <w:t>nzsf</w:t>
      </w:r>
      <w:proofErr w:type="spellEnd"/>
      <w:r>
        <w:rPr>
          <w:rFonts w:ascii="Times New Roman" w:hAnsi="Times New Roman" w:cs="Times New Roman"/>
        </w:rPr>
        <w:t>’</w:t>
      </w:r>
      <w:r w:rsidR="00605D58">
        <w:rPr>
          <w:rFonts w:ascii="Times New Roman" w:hAnsi="Times New Roman" w:cs="Times New Roman"/>
        </w:rPr>
        <w:t xml:space="preserve"> which contains helper functions for producing standard grids and generating maps using </w:t>
      </w:r>
      <w:r>
        <w:rPr>
          <w:rFonts w:ascii="Times New Roman" w:hAnsi="Times New Roman" w:cs="Times New Roman"/>
        </w:rPr>
        <w:t>‘</w:t>
      </w:r>
      <w:proofErr w:type="spellStart"/>
      <w:r w:rsidR="00605D58">
        <w:rPr>
          <w:rFonts w:ascii="Times New Roman" w:hAnsi="Times New Roman" w:cs="Times New Roman"/>
        </w:rPr>
        <w:t>ggplot</w:t>
      </w:r>
      <w:proofErr w:type="spellEnd"/>
      <w:r>
        <w:rPr>
          <w:rFonts w:ascii="Times New Roman" w:hAnsi="Times New Roman" w:cs="Times New Roman"/>
        </w:rPr>
        <w:t>’</w:t>
      </w:r>
      <w:r w:rsidR="00141865">
        <w:rPr>
          <w:rFonts w:ascii="Times New Roman" w:hAnsi="Times New Roman" w:cs="Times New Roman"/>
        </w:rPr>
        <w:t>;</w:t>
      </w:r>
    </w:p>
    <w:p w14:paraId="3525E26B" w14:textId="4609E224" w:rsidR="00FD4B19" w:rsidRDefault="00C45DBE" w:rsidP="00E67B0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 w:rsidR="00FD4B19" w:rsidRPr="00DF39B9">
        <w:rPr>
          <w:rFonts w:ascii="Times New Roman" w:hAnsi="Times New Roman" w:cs="Times New Roman"/>
        </w:rPr>
        <w:t>ggspatial</w:t>
      </w:r>
      <w:proofErr w:type="spellEnd"/>
      <w:r>
        <w:rPr>
          <w:rFonts w:ascii="Times New Roman" w:hAnsi="Times New Roman" w:cs="Times New Roman"/>
        </w:rPr>
        <w:t>’</w:t>
      </w:r>
      <w:r w:rsidR="00FB303E">
        <w:rPr>
          <w:rFonts w:ascii="Times New Roman" w:hAnsi="Times New Roman" w:cs="Times New Roman"/>
        </w:rPr>
        <w:t xml:space="preserve"> for adding scales to plots using the </w:t>
      </w:r>
      <w:r>
        <w:rPr>
          <w:rFonts w:ascii="Times New Roman" w:hAnsi="Times New Roman" w:cs="Times New Roman"/>
        </w:rPr>
        <w:t>‘</w:t>
      </w:r>
      <w:proofErr w:type="spellStart"/>
      <w:r w:rsidR="00FB303E">
        <w:rPr>
          <w:rFonts w:ascii="Times New Roman" w:hAnsi="Times New Roman" w:cs="Times New Roman"/>
        </w:rPr>
        <w:t>annotation_scale</w:t>
      </w:r>
      <w:proofErr w:type="spellEnd"/>
      <w:r>
        <w:rPr>
          <w:rFonts w:ascii="Times New Roman" w:hAnsi="Times New Roman" w:cs="Times New Roman"/>
        </w:rPr>
        <w:t>’</w:t>
      </w:r>
      <w:r w:rsidR="00FB303E">
        <w:rPr>
          <w:rFonts w:ascii="Times New Roman" w:hAnsi="Times New Roman" w:cs="Times New Roman"/>
        </w:rPr>
        <w:t xml:space="preserve"> function</w:t>
      </w:r>
      <w:r w:rsidR="00141865">
        <w:rPr>
          <w:rFonts w:ascii="Times New Roman" w:hAnsi="Times New Roman" w:cs="Times New Roman"/>
        </w:rPr>
        <w:t>; and</w:t>
      </w:r>
    </w:p>
    <w:p w14:paraId="27BCF39E" w14:textId="33A76D55" w:rsidR="007648A1" w:rsidRPr="00DF39B9" w:rsidRDefault="00C45DBE" w:rsidP="00E67B0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r w:rsidR="007648A1">
        <w:rPr>
          <w:rFonts w:ascii="Times New Roman" w:hAnsi="Times New Roman" w:cs="Times New Roman"/>
        </w:rPr>
        <w:t>stars</w:t>
      </w:r>
      <w:r>
        <w:rPr>
          <w:rFonts w:ascii="Times New Roman" w:hAnsi="Times New Roman" w:cs="Times New Roman"/>
        </w:rPr>
        <w:t>’</w:t>
      </w:r>
      <w:r w:rsidR="00FB303E">
        <w:rPr>
          <w:rFonts w:ascii="Times New Roman" w:hAnsi="Times New Roman" w:cs="Times New Roman"/>
        </w:rPr>
        <w:t xml:space="preserve"> for plotting </w:t>
      </w:r>
      <w:proofErr w:type="spellStart"/>
      <w:r w:rsidR="00FB303E">
        <w:rPr>
          <w:rFonts w:ascii="Times New Roman" w:hAnsi="Times New Roman" w:cs="Times New Roman"/>
        </w:rPr>
        <w:t>rasters</w:t>
      </w:r>
      <w:proofErr w:type="spellEnd"/>
      <w:r w:rsidR="00FB303E">
        <w:rPr>
          <w:rFonts w:ascii="Times New Roman" w:hAnsi="Times New Roman" w:cs="Times New Roman"/>
        </w:rPr>
        <w:t xml:space="preserve"> using </w:t>
      </w:r>
      <w:r>
        <w:rPr>
          <w:rFonts w:ascii="Times New Roman" w:hAnsi="Times New Roman" w:cs="Times New Roman"/>
        </w:rPr>
        <w:t>‘</w:t>
      </w:r>
      <w:proofErr w:type="spellStart"/>
      <w:r w:rsidR="00FB303E">
        <w:rPr>
          <w:rFonts w:ascii="Times New Roman" w:hAnsi="Times New Roman" w:cs="Times New Roman"/>
        </w:rPr>
        <w:t>ggplot</w:t>
      </w:r>
      <w:proofErr w:type="spellEnd"/>
      <w:r>
        <w:rPr>
          <w:rFonts w:ascii="Times New Roman" w:hAnsi="Times New Roman" w:cs="Times New Roman"/>
        </w:rPr>
        <w:t>’</w:t>
      </w:r>
      <w:r w:rsidR="00141865">
        <w:rPr>
          <w:rFonts w:ascii="Times New Roman" w:hAnsi="Times New Roman" w:cs="Times New Roman"/>
        </w:rPr>
        <w:t>.</w:t>
      </w:r>
    </w:p>
    <w:p w14:paraId="1D59CA40" w14:textId="77777777" w:rsidR="007648A1" w:rsidRDefault="007648A1" w:rsidP="00E67B0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7F0C57F" w14:textId="1562C415" w:rsidR="00576ECC" w:rsidRDefault="00F977F8" w:rsidP="00E67B01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FC6251">
        <w:rPr>
          <w:rFonts w:ascii="Times New Roman" w:hAnsi="Times New Roman" w:cs="Times New Roman"/>
        </w:rPr>
        <w:t xml:space="preserve">o generate different sized </w:t>
      </w:r>
      <w:del w:id="74" w:author="Susan Jane Baird" w:date="2022-03-28T10:45:00Z">
        <w:r w:rsidR="00FC6251" w:rsidDel="00D17936">
          <w:rPr>
            <w:rFonts w:ascii="Times New Roman" w:hAnsi="Times New Roman" w:cs="Times New Roman"/>
          </w:rPr>
          <w:delText>girds</w:delText>
        </w:r>
      </w:del>
      <w:ins w:id="75" w:author="Susan Jane Baird" w:date="2022-03-28T10:45:00Z">
        <w:r w:rsidR="00D17936">
          <w:rPr>
            <w:rFonts w:ascii="Times New Roman" w:hAnsi="Times New Roman" w:cs="Times New Roman"/>
          </w:rPr>
          <w:t>grids</w:t>
        </w:r>
      </w:ins>
      <w:r w:rsidR="00FC625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two different polygons are loaded</w:t>
      </w:r>
      <w:r w:rsidR="0068024E">
        <w:rPr>
          <w:rFonts w:ascii="Times New Roman" w:hAnsi="Times New Roman" w:cs="Times New Roman"/>
        </w:rPr>
        <w:t xml:space="preserve"> using the </w:t>
      </w:r>
      <w:r w:rsidR="00C45DBE">
        <w:rPr>
          <w:rFonts w:ascii="Times New Roman" w:hAnsi="Times New Roman" w:cs="Times New Roman"/>
        </w:rPr>
        <w:t>‘</w:t>
      </w:r>
      <w:proofErr w:type="spellStart"/>
      <w:r w:rsidR="0068024E">
        <w:rPr>
          <w:rFonts w:ascii="Times New Roman" w:hAnsi="Times New Roman" w:cs="Times New Roman"/>
        </w:rPr>
        <w:t>nzsf</w:t>
      </w:r>
      <w:proofErr w:type="spellEnd"/>
      <w:r w:rsidR="00C45DBE">
        <w:rPr>
          <w:rFonts w:ascii="Times New Roman" w:hAnsi="Times New Roman" w:cs="Times New Roman"/>
        </w:rPr>
        <w:t>’</w:t>
      </w:r>
      <w:r w:rsidR="0068024E">
        <w:rPr>
          <w:rFonts w:ascii="Times New Roman" w:hAnsi="Times New Roman" w:cs="Times New Roman"/>
        </w:rPr>
        <w:t xml:space="preserve"> function </w:t>
      </w:r>
      <w:r w:rsidR="00C45DBE">
        <w:rPr>
          <w:rFonts w:ascii="Times New Roman" w:hAnsi="Times New Roman" w:cs="Times New Roman"/>
        </w:rPr>
        <w:t>‘</w:t>
      </w:r>
      <w:proofErr w:type="spellStart"/>
      <w:r w:rsidR="0068024E">
        <w:rPr>
          <w:rFonts w:ascii="Times New Roman" w:hAnsi="Times New Roman" w:cs="Times New Roman"/>
        </w:rPr>
        <w:t>get_statistical_areas</w:t>
      </w:r>
      <w:proofErr w:type="spellEnd"/>
      <w:r w:rsidR="00C45DBE">
        <w:rPr>
          <w:rFonts w:ascii="Times New Roman" w:hAnsi="Times New Roman" w:cs="Times New Roman"/>
        </w:rPr>
        <w:t>’</w:t>
      </w:r>
      <w:r w:rsidR="0094195C">
        <w:rPr>
          <w:rFonts w:ascii="Times New Roman" w:hAnsi="Times New Roman" w:cs="Times New Roman"/>
        </w:rPr>
        <w:t>:</w:t>
      </w:r>
      <w:r w:rsidR="000150E4">
        <w:rPr>
          <w:rFonts w:ascii="Times New Roman" w:hAnsi="Times New Roman" w:cs="Times New Roman"/>
        </w:rPr>
        <w:t xml:space="preserve"> the New Zealand Exclusive Economic Zone (EEZ) and the CRA</w:t>
      </w:r>
      <w:r w:rsidR="00684272">
        <w:rPr>
          <w:rFonts w:ascii="Times New Roman" w:hAnsi="Times New Roman" w:cs="Times New Roman"/>
        </w:rPr>
        <w:t> </w:t>
      </w:r>
      <w:r w:rsidR="000150E4">
        <w:rPr>
          <w:rFonts w:ascii="Times New Roman" w:hAnsi="Times New Roman" w:cs="Times New Roman"/>
        </w:rPr>
        <w:t>1 Quota Management Area (QMA)</w:t>
      </w:r>
      <w:r w:rsidR="0094195C">
        <w:rPr>
          <w:rFonts w:ascii="Times New Roman" w:hAnsi="Times New Roman" w:cs="Times New Roman"/>
        </w:rPr>
        <w:t>.</w:t>
      </w:r>
    </w:p>
    <w:p w14:paraId="3325C15E" w14:textId="77777777" w:rsidR="001314E1" w:rsidRPr="00DF39B9" w:rsidRDefault="001314E1" w:rsidP="00DF39B9">
      <w:pPr>
        <w:spacing w:after="0"/>
        <w:rPr>
          <w:rFonts w:ascii="Times New Roman" w:hAnsi="Times New Roman" w:cs="Times New Roman"/>
        </w:rPr>
      </w:pPr>
    </w:p>
    <w:p w14:paraId="365F278A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library(</w:t>
      </w:r>
      <w:proofErr w:type="spellStart"/>
      <w:r w:rsidRPr="005D40AB">
        <w:rPr>
          <w:rFonts w:ascii="Cambria Math" w:hAnsi="Cambria Math" w:cs="Courier New"/>
        </w:rPr>
        <w:t>nzsf</w:t>
      </w:r>
      <w:proofErr w:type="spellEnd"/>
      <w:r w:rsidRPr="005D40AB">
        <w:rPr>
          <w:rFonts w:ascii="Cambria Math" w:hAnsi="Cambria Math" w:cs="Courier New"/>
        </w:rPr>
        <w:t>)</w:t>
      </w:r>
    </w:p>
    <w:p w14:paraId="7B7CB777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library(</w:t>
      </w:r>
      <w:proofErr w:type="spellStart"/>
      <w:r w:rsidRPr="005D40AB">
        <w:rPr>
          <w:rFonts w:ascii="Cambria Math" w:hAnsi="Cambria Math" w:cs="Courier New"/>
        </w:rPr>
        <w:t>ggspatial</w:t>
      </w:r>
      <w:proofErr w:type="spellEnd"/>
      <w:r w:rsidRPr="005D40AB">
        <w:rPr>
          <w:rFonts w:ascii="Cambria Math" w:hAnsi="Cambria Math" w:cs="Courier New"/>
        </w:rPr>
        <w:t>)</w:t>
      </w:r>
    </w:p>
    <w:p w14:paraId="45C0FFF6" w14:textId="47E0A582" w:rsidR="005806EB" w:rsidRPr="005D40AB" w:rsidRDefault="005806EB" w:rsidP="005806EB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library(</w:t>
      </w:r>
      <w:r>
        <w:rPr>
          <w:rFonts w:ascii="Cambria Math" w:hAnsi="Cambria Math" w:cs="Courier New"/>
        </w:rPr>
        <w:t>stars</w:t>
      </w:r>
      <w:r w:rsidRPr="005D40AB">
        <w:rPr>
          <w:rFonts w:ascii="Cambria Math" w:hAnsi="Cambria Math" w:cs="Courier New"/>
        </w:rPr>
        <w:t>)</w:t>
      </w:r>
    </w:p>
    <w:p w14:paraId="7A97445E" w14:textId="19EAF936" w:rsidR="00336474" w:rsidRDefault="00336474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6667464F" w14:textId="1855C4E9" w:rsidR="00295F36" w:rsidRDefault="000D17BC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>
        <w:rPr>
          <w:rFonts w:ascii="Cambria Math" w:hAnsi="Cambria Math" w:cs="Courier New"/>
        </w:rPr>
        <w:t>EEZ</w:t>
      </w:r>
      <w:r w:rsidR="00295F36" w:rsidRPr="00295F36">
        <w:rPr>
          <w:rFonts w:ascii="Cambria Math" w:hAnsi="Cambria Math" w:cs="Courier New"/>
        </w:rPr>
        <w:t xml:space="preserve"> &lt;- </w:t>
      </w:r>
      <w:proofErr w:type="spellStart"/>
      <w:r w:rsidR="00295F36" w:rsidRPr="00295F36">
        <w:rPr>
          <w:rFonts w:ascii="Cambria Math" w:hAnsi="Cambria Math" w:cs="Courier New"/>
        </w:rPr>
        <w:t>get_statistical_</w:t>
      </w:r>
      <w:proofErr w:type="gramStart"/>
      <w:r w:rsidR="00295F36" w:rsidRPr="00295F36">
        <w:rPr>
          <w:rFonts w:ascii="Cambria Math" w:hAnsi="Cambria Math" w:cs="Courier New"/>
        </w:rPr>
        <w:t>areas</w:t>
      </w:r>
      <w:proofErr w:type="spellEnd"/>
      <w:r w:rsidR="00295F36" w:rsidRPr="00295F36">
        <w:rPr>
          <w:rFonts w:ascii="Cambria Math" w:hAnsi="Cambria Math" w:cs="Courier New"/>
        </w:rPr>
        <w:t>(</w:t>
      </w:r>
      <w:proofErr w:type="gramEnd"/>
      <w:r w:rsidR="00295F36" w:rsidRPr="00295F36">
        <w:rPr>
          <w:rFonts w:ascii="Cambria Math" w:hAnsi="Cambria Math" w:cs="Courier New"/>
        </w:rPr>
        <w:t xml:space="preserve">area = "EEZ", </w:t>
      </w:r>
      <w:proofErr w:type="spellStart"/>
      <w:r w:rsidR="00295F36" w:rsidRPr="00295F36">
        <w:rPr>
          <w:rFonts w:ascii="Cambria Math" w:hAnsi="Cambria Math" w:cs="Courier New"/>
        </w:rPr>
        <w:t>proj</w:t>
      </w:r>
      <w:proofErr w:type="spellEnd"/>
      <w:r w:rsidR="00295F36" w:rsidRPr="00295F36">
        <w:rPr>
          <w:rFonts w:ascii="Cambria Math" w:hAnsi="Cambria Math" w:cs="Courier New"/>
        </w:rPr>
        <w:t xml:space="preserve"> = </w:t>
      </w:r>
      <w:proofErr w:type="spellStart"/>
      <w:r w:rsidR="00295F36" w:rsidRPr="00295F36">
        <w:rPr>
          <w:rFonts w:ascii="Cambria Math" w:hAnsi="Cambria Math" w:cs="Courier New"/>
        </w:rPr>
        <w:t>proj_nzsf</w:t>
      </w:r>
      <w:proofErr w:type="spellEnd"/>
      <w:r w:rsidR="00295F36" w:rsidRPr="00295F36">
        <w:rPr>
          <w:rFonts w:ascii="Cambria Math" w:hAnsi="Cambria Math" w:cs="Courier New"/>
        </w:rPr>
        <w:t>())</w:t>
      </w:r>
    </w:p>
    <w:p w14:paraId="6796ED0E" w14:textId="77777777" w:rsidR="00295F36" w:rsidRDefault="00295F36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54746AA2" w14:textId="4E420736" w:rsidR="00904A6B" w:rsidRPr="00904A6B" w:rsidRDefault="000D17BC" w:rsidP="00904A6B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>
        <w:rPr>
          <w:rFonts w:ascii="Cambria Math" w:hAnsi="Cambria Math" w:cs="Courier New"/>
        </w:rPr>
        <w:t>CRA1</w:t>
      </w:r>
      <w:r w:rsidR="00904A6B" w:rsidRPr="00904A6B">
        <w:rPr>
          <w:rFonts w:ascii="Cambria Math" w:hAnsi="Cambria Math" w:cs="Courier New"/>
        </w:rPr>
        <w:t xml:space="preserve"> &lt;- </w:t>
      </w:r>
      <w:proofErr w:type="spellStart"/>
      <w:r w:rsidR="00904A6B" w:rsidRPr="00904A6B">
        <w:rPr>
          <w:rFonts w:ascii="Cambria Math" w:hAnsi="Cambria Math" w:cs="Courier New"/>
        </w:rPr>
        <w:t>get_statistical_</w:t>
      </w:r>
      <w:proofErr w:type="gramStart"/>
      <w:r w:rsidR="00904A6B" w:rsidRPr="00904A6B">
        <w:rPr>
          <w:rFonts w:ascii="Cambria Math" w:hAnsi="Cambria Math" w:cs="Courier New"/>
        </w:rPr>
        <w:t>areas</w:t>
      </w:r>
      <w:proofErr w:type="spellEnd"/>
      <w:r w:rsidR="00904A6B" w:rsidRPr="00904A6B">
        <w:rPr>
          <w:rFonts w:ascii="Cambria Math" w:hAnsi="Cambria Math" w:cs="Courier New"/>
        </w:rPr>
        <w:t>(</w:t>
      </w:r>
      <w:proofErr w:type="gramEnd"/>
      <w:r w:rsidR="00904A6B" w:rsidRPr="00904A6B">
        <w:rPr>
          <w:rFonts w:ascii="Cambria Math" w:hAnsi="Cambria Math" w:cs="Courier New"/>
        </w:rPr>
        <w:t xml:space="preserve">area = "CRA", </w:t>
      </w:r>
      <w:proofErr w:type="spellStart"/>
      <w:r w:rsidR="00904A6B" w:rsidRPr="00904A6B">
        <w:rPr>
          <w:rFonts w:ascii="Cambria Math" w:hAnsi="Cambria Math" w:cs="Courier New"/>
        </w:rPr>
        <w:t>proj</w:t>
      </w:r>
      <w:proofErr w:type="spellEnd"/>
      <w:r w:rsidR="00904A6B" w:rsidRPr="00904A6B">
        <w:rPr>
          <w:rFonts w:ascii="Cambria Math" w:hAnsi="Cambria Math" w:cs="Courier New"/>
        </w:rPr>
        <w:t xml:space="preserve"> = </w:t>
      </w:r>
      <w:proofErr w:type="spellStart"/>
      <w:r w:rsidR="00904A6B" w:rsidRPr="00904A6B">
        <w:rPr>
          <w:rFonts w:ascii="Cambria Math" w:hAnsi="Cambria Math" w:cs="Courier New"/>
        </w:rPr>
        <w:t>proj_nzsf</w:t>
      </w:r>
      <w:proofErr w:type="spellEnd"/>
      <w:r w:rsidR="00904A6B" w:rsidRPr="00904A6B">
        <w:rPr>
          <w:rFonts w:ascii="Cambria Math" w:hAnsi="Cambria Math" w:cs="Courier New"/>
        </w:rPr>
        <w:t xml:space="preserve">()) %&gt;% </w:t>
      </w:r>
    </w:p>
    <w:p w14:paraId="257A1FCA" w14:textId="634789E9" w:rsidR="00904A6B" w:rsidRDefault="00904A6B" w:rsidP="00904A6B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904A6B">
        <w:rPr>
          <w:rFonts w:ascii="Cambria Math" w:hAnsi="Cambria Math" w:cs="Courier New"/>
        </w:rPr>
        <w:t xml:space="preserve">  </w:t>
      </w:r>
      <w:proofErr w:type="gramStart"/>
      <w:r w:rsidRPr="00904A6B">
        <w:rPr>
          <w:rFonts w:ascii="Cambria Math" w:hAnsi="Cambria Math" w:cs="Courier New"/>
        </w:rPr>
        <w:t>filter(</w:t>
      </w:r>
      <w:proofErr w:type="gramEnd"/>
      <w:r w:rsidRPr="00904A6B">
        <w:rPr>
          <w:rFonts w:ascii="Cambria Math" w:hAnsi="Cambria Math" w:cs="Courier New"/>
        </w:rPr>
        <w:t>QMA %in% "CRA1")</w:t>
      </w:r>
    </w:p>
    <w:p w14:paraId="7C0FE179" w14:textId="3AF6DFA7" w:rsidR="0016377F" w:rsidRDefault="0016377F" w:rsidP="0083536E">
      <w:pPr>
        <w:shd w:val="clear" w:color="auto" w:fill="FFFFFF" w:themeFill="background1"/>
        <w:spacing w:after="0"/>
        <w:rPr>
          <w:rFonts w:ascii="Cambria Math" w:hAnsi="Cambria Math"/>
        </w:rPr>
      </w:pPr>
    </w:p>
    <w:p w14:paraId="0846537F" w14:textId="740E07B2" w:rsidR="0052517E" w:rsidRPr="00DF39B9" w:rsidRDefault="00BF68A4" w:rsidP="001010B4">
      <w:pPr>
        <w:shd w:val="clear" w:color="auto" w:fill="FFFFFF" w:themeFill="background1"/>
        <w:spacing w:after="0" w:line="240" w:lineRule="auto"/>
        <w:jc w:val="both"/>
        <w:rPr>
          <w:rFonts w:ascii="Cambria Math" w:hAnsi="Cambria Math"/>
        </w:rPr>
      </w:pPr>
      <w:r>
        <w:rPr>
          <w:rFonts w:ascii="Times New Roman" w:hAnsi="Times New Roman" w:cs="Times New Roman"/>
        </w:rPr>
        <w:lastRenderedPageBreak/>
        <w:t>T</w:t>
      </w:r>
      <w:r w:rsidRPr="004E3AD0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</w:rPr>
        <w:t xml:space="preserve">9191 </w:t>
      </w:r>
      <w:r w:rsidRPr="004E3AD0">
        <w:rPr>
          <w:rFonts w:ascii="Times New Roman" w:hAnsi="Times New Roman" w:cs="Times New Roman"/>
        </w:rPr>
        <w:t>equal area projection</w:t>
      </w:r>
      <w:r>
        <w:rPr>
          <w:rFonts w:ascii="Times New Roman" w:hAnsi="Times New Roman" w:cs="Times New Roman"/>
        </w:rPr>
        <w:t xml:space="preserve"> is contained within the function</w:t>
      </w:r>
      <w:r w:rsidRPr="004E3AD0">
        <w:rPr>
          <w:rFonts w:ascii="Times New Roman" w:hAnsi="Times New Roman" w:cs="Times New Roman"/>
        </w:rPr>
        <w:t xml:space="preserve"> </w:t>
      </w:r>
      <w:r w:rsidR="00C45DBE">
        <w:rPr>
          <w:rFonts w:ascii="Times New Roman" w:hAnsi="Times New Roman" w:cs="Times New Roman"/>
        </w:rPr>
        <w:t>‘</w:t>
      </w:r>
      <w:proofErr w:type="spellStart"/>
      <w:r w:rsidRPr="004E3AD0">
        <w:rPr>
          <w:rFonts w:ascii="Times New Roman" w:hAnsi="Times New Roman" w:cs="Times New Roman"/>
        </w:rPr>
        <w:t>proj</w:t>
      </w:r>
      <w:r>
        <w:rPr>
          <w:rFonts w:ascii="Times New Roman" w:hAnsi="Times New Roman" w:cs="Times New Roman"/>
        </w:rPr>
        <w:t>_</w:t>
      </w:r>
      <w:r w:rsidRPr="004E3AD0">
        <w:rPr>
          <w:rFonts w:ascii="Times New Roman" w:hAnsi="Times New Roman" w:cs="Times New Roman"/>
        </w:rPr>
        <w:t>nzsf</w:t>
      </w:r>
      <w:proofErr w:type="spellEnd"/>
      <w:r w:rsidR="00C45DBE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.</w:t>
      </w:r>
      <w:r>
        <w:rPr>
          <w:rFonts w:ascii="Cambria Math" w:hAnsi="Cambria Math"/>
        </w:rPr>
        <w:t xml:space="preserve"> </w:t>
      </w:r>
      <w:r w:rsidR="00A22AF6">
        <w:rPr>
          <w:rFonts w:ascii="Times New Roman" w:hAnsi="Times New Roman" w:cs="Times New Roman"/>
        </w:rPr>
        <w:t>Using the EEZ and CRA</w:t>
      </w:r>
      <w:r w:rsidR="008043EB">
        <w:rPr>
          <w:rFonts w:ascii="Times New Roman" w:hAnsi="Times New Roman" w:cs="Times New Roman"/>
        </w:rPr>
        <w:t> </w:t>
      </w:r>
      <w:r w:rsidR="00A22AF6">
        <w:rPr>
          <w:rFonts w:ascii="Times New Roman" w:hAnsi="Times New Roman" w:cs="Times New Roman"/>
        </w:rPr>
        <w:t xml:space="preserve">1 polygons, </w:t>
      </w:r>
      <w:r w:rsidR="0052517E">
        <w:rPr>
          <w:rFonts w:ascii="Times New Roman" w:hAnsi="Times New Roman" w:cs="Times New Roman"/>
        </w:rPr>
        <w:t>polygons of standard grids at 64 km and 256 km resolutions are created</w:t>
      </w:r>
      <w:r w:rsidR="00E50698">
        <w:rPr>
          <w:rFonts w:ascii="Times New Roman" w:hAnsi="Times New Roman" w:cs="Times New Roman"/>
        </w:rPr>
        <w:t xml:space="preserve"> using the </w:t>
      </w:r>
      <w:r w:rsidR="00C45DBE">
        <w:rPr>
          <w:rFonts w:ascii="Times New Roman" w:hAnsi="Times New Roman" w:cs="Times New Roman"/>
        </w:rPr>
        <w:t>‘</w:t>
      </w:r>
      <w:proofErr w:type="spellStart"/>
      <w:r w:rsidR="00E50698">
        <w:rPr>
          <w:rFonts w:ascii="Times New Roman" w:hAnsi="Times New Roman" w:cs="Times New Roman"/>
        </w:rPr>
        <w:t>nzsf</w:t>
      </w:r>
      <w:proofErr w:type="spellEnd"/>
      <w:r w:rsidR="00C45DBE">
        <w:rPr>
          <w:rFonts w:ascii="Times New Roman" w:hAnsi="Times New Roman" w:cs="Times New Roman"/>
        </w:rPr>
        <w:t>’</w:t>
      </w:r>
      <w:r w:rsidR="00E50698">
        <w:rPr>
          <w:rFonts w:ascii="Times New Roman" w:hAnsi="Times New Roman" w:cs="Times New Roman"/>
        </w:rPr>
        <w:t xml:space="preserve"> function </w:t>
      </w:r>
      <w:r w:rsidR="00C45DBE">
        <w:rPr>
          <w:rFonts w:ascii="Times New Roman" w:hAnsi="Times New Roman" w:cs="Times New Roman"/>
        </w:rPr>
        <w:t>‘</w:t>
      </w:r>
      <w:proofErr w:type="spellStart"/>
      <w:r w:rsidR="00E50698">
        <w:rPr>
          <w:rFonts w:ascii="Times New Roman" w:hAnsi="Times New Roman" w:cs="Times New Roman"/>
        </w:rPr>
        <w:t>get_standard_grid</w:t>
      </w:r>
      <w:proofErr w:type="spellEnd"/>
      <w:r w:rsidR="00C45DBE">
        <w:rPr>
          <w:rFonts w:ascii="Times New Roman" w:hAnsi="Times New Roman" w:cs="Times New Roman"/>
        </w:rPr>
        <w:t>’</w:t>
      </w:r>
      <w:r w:rsidR="0052517E">
        <w:rPr>
          <w:rFonts w:ascii="Times New Roman" w:hAnsi="Times New Roman" w:cs="Times New Roman"/>
        </w:rPr>
        <w:t>:</w:t>
      </w:r>
    </w:p>
    <w:p w14:paraId="335AD6ED" w14:textId="739E7A23" w:rsidR="0052517E" w:rsidRDefault="0052517E" w:rsidP="0083536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</w:p>
    <w:p w14:paraId="1609CA03" w14:textId="20E91259" w:rsidR="0052517E" w:rsidRPr="00E6191D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E6191D">
        <w:rPr>
          <w:rFonts w:ascii="Cambria Math" w:hAnsi="Cambria Math"/>
        </w:rPr>
        <w:t>grd2</w:t>
      </w:r>
      <w:r>
        <w:rPr>
          <w:rFonts w:ascii="Cambria Math" w:hAnsi="Cambria Math"/>
        </w:rPr>
        <w:t>56</w:t>
      </w:r>
      <w:r w:rsidRPr="00E6191D">
        <w:rPr>
          <w:rFonts w:ascii="Cambria Math" w:hAnsi="Cambria Math"/>
        </w:rPr>
        <w:t>_</w:t>
      </w:r>
      <w:r w:rsidR="004D1871">
        <w:rPr>
          <w:rFonts w:ascii="Cambria Math" w:hAnsi="Cambria Math"/>
        </w:rPr>
        <w:t>cra</w:t>
      </w:r>
      <w:r w:rsidRPr="00E6191D">
        <w:rPr>
          <w:rFonts w:ascii="Cambria Math" w:hAnsi="Cambria Math"/>
        </w:rPr>
        <w:t xml:space="preserve">1 &lt;- </w:t>
      </w:r>
      <w:proofErr w:type="spellStart"/>
      <w:r w:rsidRPr="00E6191D">
        <w:rPr>
          <w:rFonts w:ascii="Cambria Math" w:hAnsi="Cambria Math"/>
        </w:rPr>
        <w:t>get_standard_</w:t>
      </w:r>
      <w:proofErr w:type="gramStart"/>
      <w:r w:rsidRPr="00E6191D">
        <w:rPr>
          <w:rFonts w:ascii="Cambria Math" w:hAnsi="Cambria Math"/>
        </w:rPr>
        <w:t>grid</w:t>
      </w:r>
      <w:proofErr w:type="spellEnd"/>
      <w:r w:rsidRPr="00E6191D">
        <w:rPr>
          <w:rFonts w:ascii="Cambria Math" w:hAnsi="Cambria Math"/>
        </w:rPr>
        <w:t>(</w:t>
      </w:r>
      <w:proofErr w:type="spellStart"/>
      <w:proofErr w:type="gramEnd"/>
      <w:r w:rsidRPr="00E6191D">
        <w:rPr>
          <w:rFonts w:ascii="Cambria Math" w:hAnsi="Cambria Math"/>
        </w:rPr>
        <w:t>cell_size</w:t>
      </w:r>
      <w:proofErr w:type="spellEnd"/>
      <w:r w:rsidRPr="00E6191D">
        <w:rPr>
          <w:rFonts w:ascii="Cambria Math" w:hAnsi="Cambria Math"/>
        </w:rPr>
        <w:t xml:space="preserve"> = </w:t>
      </w:r>
      <w:r>
        <w:rPr>
          <w:rFonts w:ascii="Cambria Math" w:hAnsi="Cambria Math"/>
        </w:rPr>
        <w:t>256</w:t>
      </w:r>
      <w:r w:rsidRPr="00E6191D">
        <w:rPr>
          <w:rFonts w:ascii="Cambria Math" w:hAnsi="Cambria Math"/>
        </w:rPr>
        <w:t xml:space="preserve">, </w:t>
      </w:r>
    </w:p>
    <w:p w14:paraId="10979981" w14:textId="6871C4F8" w:rsidR="0052517E" w:rsidRPr="00E6191D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E6191D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 </w:t>
      </w:r>
      <w:r w:rsidR="003D7CA7">
        <w:rPr>
          <w:rFonts w:ascii="Cambria Math" w:hAnsi="Cambria Math"/>
        </w:rPr>
        <w:t xml:space="preserve"> </w:t>
      </w:r>
      <w:proofErr w:type="spellStart"/>
      <w:r w:rsidRPr="00E6191D">
        <w:rPr>
          <w:rFonts w:ascii="Cambria Math" w:hAnsi="Cambria Math"/>
        </w:rPr>
        <w:t>bounding_box</w:t>
      </w:r>
      <w:proofErr w:type="spellEnd"/>
      <w:r w:rsidRPr="00E6191D">
        <w:rPr>
          <w:rFonts w:ascii="Cambria Math" w:hAnsi="Cambria Math"/>
        </w:rPr>
        <w:t xml:space="preserve"> = </w:t>
      </w:r>
      <w:proofErr w:type="spellStart"/>
      <w:r w:rsidRPr="00E6191D">
        <w:rPr>
          <w:rFonts w:ascii="Cambria Math" w:hAnsi="Cambria Math"/>
        </w:rPr>
        <w:t>st_</w:t>
      </w:r>
      <w:proofErr w:type="gramStart"/>
      <w:r w:rsidRPr="00E6191D">
        <w:rPr>
          <w:rFonts w:ascii="Cambria Math" w:hAnsi="Cambria Math"/>
        </w:rPr>
        <w:t>bbox</w:t>
      </w:r>
      <w:proofErr w:type="spellEnd"/>
      <w:r w:rsidRPr="00E6191D">
        <w:rPr>
          <w:rFonts w:ascii="Cambria Math" w:hAnsi="Cambria Math"/>
        </w:rPr>
        <w:t>(</w:t>
      </w:r>
      <w:proofErr w:type="gramEnd"/>
      <w:r w:rsidR="000D17BC">
        <w:rPr>
          <w:rFonts w:ascii="Cambria Math" w:hAnsi="Cambria Math" w:cs="Courier New"/>
        </w:rPr>
        <w:t>CRA1</w:t>
      </w:r>
      <w:r w:rsidRPr="00E6191D">
        <w:rPr>
          <w:rFonts w:ascii="Cambria Math" w:hAnsi="Cambria Math"/>
        </w:rPr>
        <w:t xml:space="preserve">), </w:t>
      </w:r>
    </w:p>
    <w:p w14:paraId="22E8971F" w14:textId="1374FECA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E6191D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</w:t>
      </w:r>
      <w:r w:rsidR="003D7CA7">
        <w:rPr>
          <w:rFonts w:ascii="Cambria Math" w:hAnsi="Cambria Math"/>
        </w:rPr>
        <w:t xml:space="preserve">  </w:t>
      </w:r>
      <w:proofErr w:type="spellStart"/>
      <w:r w:rsidRPr="00E6191D">
        <w:rPr>
          <w:rFonts w:ascii="Cambria Math" w:hAnsi="Cambria Math"/>
        </w:rPr>
        <w:t>return_raster</w:t>
      </w:r>
      <w:proofErr w:type="spellEnd"/>
      <w:r w:rsidRPr="00E6191D">
        <w:rPr>
          <w:rFonts w:ascii="Cambria Math" w:hAnsi="Cambria Math"/>
        </w:rPr>
        <w:t xml:space="preserve"> = FALSE)</w:t>
      </w:r>
    </w:p>
    <w:p w14:paraId="4FFA4F03" w14:textId="77777777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50B5FC42" w14:textId="77777777" w:rsidR="0052517E" w:rsidRPr="00092632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092632">
        <w:rPr>
          <w:rFonts w:ascii="Cambria Math" w:hAnsi="Cambria Math"/>
        </w:rPr>
        <w:t>grd0</w:t>
      </w:r>
      <w:r>
        <w:rPr>
          <w:rFonts w:ascii="Cambria Math" w:hAnsi="Cambria Math"/>
        </w:rPr>
        <w:t>64</w:t>
      </w:r>
      <w:r w:rsidRPr="00092632">
        <w:rPr>
          <w:rFonts w:ascii="Cambria Math" w:hAnsi="Cambria Math"/>
        </w:rPr>
        <w:t xml:space="preserve">_cra1 &lt;- </w:t>
      </w:r>
      <w:proofErr w:type="spellStart"/>
      <w:r w:rsidRPr="00092632">
        <w:rPr>
          <w:rFonts w:ascii="Cambria Math" w:hAnsi="Cambria Math"/>
        </w:rPr>
        <w:t>get_standard_</w:t>
      </w:r>
      <w:proofErr w:type="gramStart"/>
      <w:r w:rsidRPr="00092632">
        <w:rPr>
          <w:rFonts w:ascii="Cambria Math" w:hAnsi="Cambria Math"/>
        </w:rPr>
        <w:t>grid</w:t>
      </w:r>
      <w:proofErr w:type="spellEnd"/>
      <w:r w:rsidRPr="00092632">
        <w:rPr>
          <w:rFonts w:ascii="Cambria Math" w:hAnsi="Cambria Math"/>
        </w:rPr>
        <w:t>(</w:t>
      </w:r>
      <w:proofErr w:type="spellStart"/>
      <w:proofErr w:type="gramEnd"/>
      <w:r w:rsidRPr="00092632">
        <w:rPr>
          <w:rFonts w:ascii="Cambria Math" w:hAnsi="Cambria Math"/>
        </w:rPr>
        <w:t>cell_size</w:t>
      </w:r>
      <w:proofErr w:type="spellEnd"/>
      <w:r w:rsidRPr="00092632">
        <w:rPr>
          <w:rFonts w:ascii="Cambria Math" w:hAnsi="Cambria Math"/>
        </w:rPr>
        <w:t xml:space="preserve"> = </w:t>
      </w:r>
      <w:r>
        <w:rPr>
          <w:rFonts w:ascii="Cambria Math" w:hAnsi="Cambria Math"/>
        </w:rPr>
        <w:t>64</w:t>
      </w:r>
      <w:r w:rsidRPr="00092632">
        <w:rPr>
          <w:rFonts w:ascii="Cambria Math" w:hAnsi="Cambria Math"/>
        </w:rPr>
        <w:t xml:space="preserve">, </w:t>
      </w:r>
    </w:p>
    <w:p w14:paraId="709B4578" w14:textId="62B97A45" w:rsidR="0052517E" w:rsidRPr="00092632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092632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  </w:t>
      </w:r>
      <w:proofErr w:type="spellStart"/>
      <w:r w:rsidRPr="00092632">
        <w:rPr>
          <w:rFonts w:ascii="Cambria Math" w:hAnsi="Cambria Math"/>
        </w:rPr>
        <w:t>bounding_box</w:t>
      </w:r>
      <w:proofErr w:type="spellEnd"/>
      <w:r w:rsidRPr="00092632">
        <w:rPr>
          <w:rFonts w:ascii="Cambria Math" w:hAnsi="Cambria Math"/>
        </w:rPr>
        <w:t xml:space="preserve"> = </w:t>
      </w:r>
      <w:proofErr w:type="spellStart"/>
      <w:r w:rsidRPr="00092632">
        <w:rPr>
          <w:rFonts w:ascii="Cambria Math" w:hAnsi="Cambria Math"/>
        </w:rPr>
        <w:t>st_</w:t>
      </w:r>
      <w:proofErr w:type="gramStart"/>
      <w:r w:rsidRPr="00092632">
        <w:rPr>
          <w:rFonts w:ascii="Cambria Math" w:hAnsi="Cambria Math"/>
        </w:rPr>
        <w:t>bbox</w:t>
      </w:r>
      <w:proofErr w:type="spellEnd"/>
      <w:r w:rsidRPr="00092632">
        <w:rPr>
          <w:rFonts w:ascii="Cambria Math" w:hAnsi="Cambria Math"/>
        </w:rPr>
        <w:t>(</w:t>
      </w:r>
      <w:proofErr w:type="gramEnd"/>
      <w:r w:rsidR="000D17BC">
        <w:rPr>
          <w:rFonts w:ascii="Cambria Math" w:hAnsi="Cambria Math" w:cs="Courier New"/>
        </w:rPr>
        <w:t>CRA1</w:t>
      </w:r>
      <w:r w:rsidRPr="00092632">
        <w:rPr>
          <w:rFonts w:ascii="Cambria Math" w:hAnsi="Cambria Math"/>
        </w:rPr>
        <w:t xml:space="preserve">), </w:t>
      </w:r>
    </w:p>
    <w:p w14:paraId="0FC4F01A" w14:textId="77777777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092632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  </w:t>
      </w:r>
      <w:proofErr w:type="spellStart"/>
      <w:r w:rsidRPr="00092632">
        <w:rPr>
          <w:rFonts w:ascii="Cambria Math" w:hAnsi="Cambria Math"/>
        </w:rPr>
        <w:t>return_raster</w:t>
      </w:r>
      <w:proofErr w:type="spellEnd"/>
      <w:r w:rsidRPr="00092632">
        <w:rPr>
          <w:rFonts w:ascii="Cambria Math" w:hAnsi="Cambria Math"/>
        </w:rPr>
        <w:t xml:space="preserve"> = FALSE)</w:t>
      </w:r>
    </w:p>
    <w:p w14:paraId="113BD151" w14:textId="77777777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ED9C8EC" w14:textId="77777777" w:rsidR="0052517E" w:rsidRPr="00697421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697421">
        <w:rPr>
          <w:rFonts w:ascii="Cambria Math" w:hAnsi="Cambria Math" w:cs="Courier New"/>
        </w:rPr>
        <w:t>grd2</w:t>
      </w:r>
      <w:r>
        <w:rPr>
          <w:rFonts w:ascii="Cambria Math" w:hAnsi="Cambria Math" w:cs="Courier New"/>
        </w:rPr>
        <w:t>56</w:t>
      </w:r>
      <w:r w:rsidRPr="00697421">
        <w:rPr>
          <w:rFonts w:ascii="Cambria Math" w:hAnsi="Cambria Math" w:cs="Courier New"/>
        </w:rPr>
        <w:t xml:space="preserve">_eez &lt;- </w:t>
      </w:r>
      <w:proofErr w:type="spellStart"/>
      <w:r w:rsidRPr="00697421">
        <w:rPr>
          <w:rFonts w:ascii="Cambria Math" w:hAnsi="Cambria Math" w:cs="Courier New"/>
        </w:rPr>
        <w:t>get_standard_</w:t>
      </w:r>
      <w:proofErr w:type="gramStart"/>
      <w:r w:rsidRPr="00697421">
        <w:rPr>
          <w:rFonts w:ascii="Cambria Math" w:hAnsi="Cambria Math" w:cs="Courier New"/>
        </w:rPr>
        <w:t>grid</w:t>
      </w:r>
      <w:proofErr w:type="spellEnd"/>
      <w:r w:rsidRPr="00697421">
        <w:rPr>
          <w:rFonts w:ascii="Cambria Math" w:hAnsi="Cambria Math" w:cs="Courier New"/>
        </w:rPr>
        <w:t>(</w:t>
      </w:r>
      <w:proofErr w:type="spellStart"/>
      <w:proofErr w:type="gramEnd"/>
      <w:r w:rsidRPr="00697421">
        <w:rPr>
          <w:rFonts w:ascii="Cambria Math" w:hAnsi="Cambria Math" w:cs="Courier New"/>
        </w:rPr>
        <w:t>cell_size</w:t>
      </w:r>
      <w:proofErr w:type="spellEnd"/>
      <w:r w:rsidRPr="00697421">
        <w:rPr>
          <w:rFonts w:ascii="Cambria Math" w:hAnsi="Cambria Math" w:cs="Courier New"/>
        </w:rPr>
        <w:t xml:space="preserve"> = </w:t>
      </w:r>
      <w:r>
        <w:rPr>
          <w:rFonts w:ascii="Cambria Math" w:hAnsi="Cambria Math" w:cs="Courier New"/>
        </w:rPr>
        <w:t>256</w:t>
      </w:r>
      <w:r w:rsidRPr="00697421">
        <w:rPr>
          <w:rFonts w:ascii="Cambria Math" w:hAnsi="Cambria Math" w:cs="Courier New"/>
        </w:rPr>
        <w:t xml:space="preserve">, </w:t>
      </w:r>
    </w:p>
    <w:p w14:paraId="43FDDDED" w14:textId="4F601AC1" w:rsidR="0052517E" w:rsidRPr="00697421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697421">
        <w:rPr>
          <w:rFonts w:ascii="Cambria Math" w:hAnsi="Cambria Math" w:cs="Courier New"/>
        </w:rPr>
        <w:t xml:space="preserve">         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697421">
        <w:rPr>
          <w:rFonts w:ascii="Cambria Math" w:hAnsi="Cambria Math" w:cs="Courier New"/>
        </w:rPr>
        <w:t>bounding_box</w:t>
      </w:r>
      <w:proofErr w:type="spellEnd"/>
      <w:r w:rsidRPr="00697421">
        <w:rPr>
          <w:rFonts w:ascii="Cambria Math" w:hAnsi="Cambria Math" w:cs="Courier New"/>
        </w:rPr>
        <w:t xml:space="preserve"> = </w:t>
      </w:r>
      <w:proofErr w:type="spellStart"/>
      <w:r w:rsidRPr="00697421">
        <w:rPr>
          <w:rFonts w:ascii="Cambria Math" w:hAnsi="Cambria Math" w:cs="Courier New"/>
        </w:rPr>
        <w:t>st_</w:t>
      </w:r>
      <w:proofErr w:type="gramStart"/>
      <w:r w:rsidRPr="00697421">
        <w:rPr>
          <w:rFonts w:ascii="Cambria Math" w:hAnsi="Cambria Math" w:cs="Courier New"/>
        </w:rPr>
        <w:t>bbox</w:t>
      </w:r>
      <w:proofErr w:type="spellEnd"/>
      <w:r w:rsidRPr="00697421">
        <w:rPr>
          <w:rFonts w:ascii="Cambria Math" w:hAnsi="Cambria Math" w:cs="Courier New"/>
        </w:rPr>
        <w:t>(</w:t>
      </w:r>
      <w:proofErr w:type="gramEnd"/>
      <w:r w:rsidR="000D17BC">
        <w:rPr>
          <w:rFonts w:ascii="Cambria Math" w:hAnsi="Cambria Math" w:cs="Courier New"/>
        </w:rPr>
        <w:t>EEZ</w:t>
      </w:r>
      <w:r w:rsidRPr="00697421">
        <w:rPr>
          <w:rFonts w:ascii="Cambria Math" w:hAnsi="Cambria Math" w:cs="Courier New"/>
        </w:rPr>
        <w:t xml:space="preserve">), </w:t>
      </w:r>
    </w:p>
    <w:p w14:paraId="7D379EEA" w14:textId="77777777" w:rsidR="0052517E" w:rsidRPr="0016377F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697421">
        <w:rPr>
          <w:rFonts w:ascii="Cambria Math" w:hAnsi="Cambria Math" w:cs="Courier New"/>
        </w:rPr>
        <w:t xml:space="preserve">         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697421">
        <w:rPr>
          <w:rFonts w:ascii="Cambria Math" w:hAnsi="Cambria Math" w:cs="Courier New"/>
        </w:rPr>
        <w:t>return_raster</w:t>
      </w:r>
      <w:proofErr w:type="spellEnd"/>
      <w:r w:rsidRPr="00697421">
        <w:rPr>
          <w:rFonts w:ascii="Cambria Math" w:hAnsi="Cambria Math" w:cs="Courier New"/>
        </w:rPr>
        <w:t xml:space="preserve"> = FALSE)</w:t>
      </w:r>
    </w:p>
    <w:p w14:paraId="0F5A593E" w14:textId="77777777" w:rsidR="0052517E" w:rsidRDefault="0052517E" w:rsidP="0083536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</w:p>
    <w:p w14:paraId="77D3358D" w14:textId="65C9EAD6" w:rsidR="004E45B8" w:rsidRPr="00DF39B9" w:rsidRDefault="00F9060F" w:rsidP="00272AFF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>The</w:t>
      </w:r>
      <w:r w:rsidR="000E08B0">
        <w:rPr>
          <w:rFonts w:ascii="Times New Roman" w:hAnsi="Times New Roman" w:cs="Times New Roman"/>
        </w:rPr>
        <w:t xml:space="preserve"> grid covering the EEZ and the</w:t>
      </w:r>
      <w:r w:rsidRPr="00DF39B9">
        <w:rPr>
          <w:rFonts w:ascii="Times New Roman" w:hAnsi="Times New Roman" w:cs="Times New Roman"/>
        </w:rPr>
        <w:t xml:space="preserve"> two CRA</w:t>
      </w:r>
      <w:r w:rsidR="00636A77">
        <w:rPr>
          <w:rFonts w:ascii="Times New Roman" w:hAnsi="Times New Roman" w:cs="Times New Roman"/>
        </w:rPr>
        <w:t> </w:t>
      </w:r>
      <w:r w:rsidRPr="00DF39B9">
        <w:rPr>
          <w:rFonts w:ascii="Times New Roman" w:hAnsi="Times New Roman" w:cs="Times New Roman"/>
        </w:rPr>
        <w:t xml:space="preserve">1 grids that were generated can be plotted </w:t>
      </w:r>
      <w:r w:rsidR="00796045">
        <w:rPr>
          <w:rFonts w:ascii="Times New Roman" w:hAnsi="Times New Roman" w:cs="Times New Roman"/>
        </w:rPr>
        <w:t xml:space="preserve">easily using </w:t>
      </w:r>
      <w:r w:rsidR="001269CF">
        <w:rPr>
          <w:rFonts w:ascii="Times New Roman" w:hAnsi="Times New Roman" w:cs="Times New Roman"/>
        </w:rPr>
        <w:t xml:space="preserve">a combination of </w:t>
      </w:r>
      <w:r w:rsidR="00C45DBE">
        <w:rPr>
          <w:rFonts w:ascii="Times New Roman" w:hAnsi="Times New Roman" w:cs="Times New Roman"/>
        </w:rPr>
        <w:t>‘</w:t>
      </w:r>
      <w:proofErr w:type="spellStart"/>
      <w:r w:rsidR="001269CF">
        <w:rPr>
          <w:rFonts w:ascii="Times New Roman" w:hAnsi="Times New Roman" w:cs="Times New Roman"/>
        </w:rPr>
        <w:t>ggplot</w:t>
      </w:r>
      <w:proofErr w:type="spellEnd"/>
      <w:r w:rsidR="00C45DBE">
        <w:rPr>
          <w:rFonts w:ascii="Times New Roman" w:hAnsi="Times New Roman" w:cs="Times New Roman"/>
        </w:rPr>
        <w:t>’</w:t>
      </w:r>
      <w:r w:rsidR="001269CF">
        <w:rPr>
          <w:rFonts w:ascii="Times New Roman" w:hAnsi="Times New Roman" w:cs="Times New Roman"/>
        </w:rPr>
        <w:t xml:space="preserve">, the R package </w:t>
      </w:r>
      <w:r w:rsidR="00C45DBE">
        <w:rPr>
          <w:rFonts w:ascii="Times New Roman" w:hAnsi="Times New Roman" w:cs="Times New Roman"/>
        </w:rPr>
        <w:t>‘</w:t>
      </w:r>
      <w:r w:rsidR="001269CF">
        <w:rPr>
          <w:rFonts w:ascii="Times New Roman" w:hAnsi="Times New Roman" w:cs="Times New Roman"/>
        </w:rPr>
        <w:t>sf</w:t>
      </w:r>
      <w:r w:rsidR="00C45DBE">
        <w:rPr>
          <w:rFonts w:ascii="Times New Roman" w:hAnsi="Times New Roman" w:cs="Times New Roman"/>
        </w:rPr>
        <w:t>’</w:t>
      </w:r>
      <w:r w:rsidR="001269CF">
        <w:rPr>
          <w:rFonts w:ascii="Times New Roman" w:hAnsi="Times New Roman" w:cs="Times New Roman"/>
        </w:rPr>
        <w:t xml:space="preserve">, and </w:t>
      </w:r>
      <w:r w:rsidR="00C45DBE">
        <w:rPr>
          <w:rFonts w:ascii="Times New Roman" w:hAnsi="Times New Roman" w:cs="Times New Roman"/>
        </w:rPr>
        <w:t>‘</w:t>
      </w:r>
      <w:proofErr w:type="spellStart"/>
      <w:r w:rsidR="001269CF">
        <w:rPr>
          <w:rFonts w:ascii="Times New Roman" w:hAnsi="Times New Roman" w:cs="Times New Roman"/>
        </w:rPr>
        <w:t>nzsf</w:t>
      </w:r>
      <w:proofErr w:type="spellEnd"/>
      <w:r w:rsidR="00C45DBE">
        <w:rPr>
          <w:rFonts w:ascii="Times New Roman" w:hAnsi="Times New Roman" w:cs="Times New Roman"/>
        </w:rPr>
        <w:t>’</w:t>
      </w:r>
      <w:r w:rsidR="00796045">
        <w:rPr>
          <w:rFonts w:ascii="Times New Roman" w:hAnsi="Times New Roman" w:cs="Times New Roman"/>
        </w:rPr>
        <w:t>:</w:t>
      </w:r>
    </w:p>
    <w:p w14:paraId="051F4366" w14:textId="77777777" w:rsidR="0083536E" w:rsidRDefault="0083536E" w:rsidP="00DF39B9">
      <w:pPr>
        <w:shd w:val="clear" w:color="auto" w:fill="FFFFFF" w:themeFill="background1"/>
        <w:spacing w:after="0"/>
        <w:rPr>
          <w:rFonts w:ascii="Cambria Math" w:hAnsi="Cambria Math"/>
        </w:rPr>
      </w:pPr>
    </w:p>
    <w:p w14:paraId="0927AA54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proofErr w:type="spellStart"/>
      <w:proofErr w:type="gramStart"/>
      <w:r w:rsidRPr="00AB7181">
        <w:rPr>
          <w:rFonts w:ascii="Cambria Math" w:hAnsi="Cambria Math"/>
        </w:rPr>
        <w:t>ggplot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>) +</w:t>
      </w:r>
    </w:p>
    <w:p w14:paraId="51BE1D86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</w:t>
      </w:r>
      <w:proofErr w:type="gramStart"/>
      <w:r w:rsidRPr="00AB7181">
        <w:rPr>
          <w:rFonts w:ascii="Cambria Math" w:hAnsi="Cambria Math"/>
        </w:rPr>
        <w:t>sf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>data = grd256_eez,  colour = "</w:t>
      </w:r>
      <w:proofErr w:type="spellStart"/>
      <w:r w:rsidRPr="00AB7181">
        <w:rPr>
          <w:rFonts w:ascii="Cambria Math" w:hAnsi="Cambria Math"/>
        </w:rPr>
        <w:t>lightblue</w:t>
      </w:r>
      <w:proofErr w:type="spellEnd"/>
      <w:r w:rsidRPr="00AB7181">
        <w:rPr>
          <w:rFonts w:ascii="Cambria Math" w:hAnsi="Cambria Math"/>
        </w:rPr>
        <w:t>",  fill = NA, alpha = 0.5) +</w:t>
      </w:r>
    </w:p>
    <w:p w14:paraId="057F82B0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</w:t>
      </w:r>
      <w:proofErr w:type="gramStart"/>
      <w:r w:rsidRPr="00AB7181">
        <w:rPr>
          <w:rFonts w:ascii="Cambria Math" w:hAnsi="Cambria Math"/>
        </w:rPr>
        <w:t>sf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 xml:space="preserve">data = grd256_cra1,  colour = "blue",  fill = NA, alpha = 0.5, </w:t>
      </w:r>
      <w:proofErr w:type="spellStart"/>
      <w:r w:rsidRPr="00AB7181">
        <w:rPr>
          <w:rFonts w:ascii="Cambria Math" w:hAnsi="Cambria Math"/>
        </w:rPr>
        <w:t>linetype</w:t>
      </w:r>
      <w:proofErr w:type="spellEnd"/>
      <w:r w:rsidRPr="00AB7181">
        <w:rPr>
          <w:rFonts w:ascii="Cambria Math" w:hAnsi="Cambria Math"/>
        </w:rPr>
        <w:t xml:space="preserve"> = "dashed") +</w:t>
      </w:r>
    </w:p>
    <w:p w14:paraId="07C547B9" w14:textId="70C1C61E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</w:t>
      </w:r>
      <w:proofErr w:type="gramStart"/>
      <w:r w:rsidRPr="00AB7181">
        <w:rPr>
          <w:rFonts w:ascii="Cambria Math" w:hAnsi="Cambria Math"/>
        </w:rPr>
        <w:t>sf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>data = grd064_cra1,  colour = "tomato",  fill = NA, alpha = 0.5) +</w:t>
      </w:r>
    </w:p>
    <w:p w14:paraId="365D370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plot_</w:t>
      </w:r>
      <w:proofErr w:type="gramStart"/>
      <w:r w:rsidRPr="00AB7181">
        <w:rPr>
          <w:rFonts w:ascii="Cambria Math" w:hAnsi="Cambria Math"/>
        </w:rPr>
        <w:t>coast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>resolution = "medium", fill = "black", colour = "black", size = 0.3) +</w:t>
      </w:r>
    </w:p>
    <w:p w14:paraId="31142769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</w:t>
      </w:r>
      <w:proofErr w:type="gramStart"/>
      <w:r w:rsidRPr="00AB7181">
        <w:rPr>
          <w:rFonts w:ascii="Cambria Math" w:hAnsi="Cambria Math"/>
        </w:rPr>
        <w:t>point</w:t>
      </w:r>
      <w:proofErr w:type="spellEnd"/>
      <w:r w:rsidRPr="00AB7181">
        <w:rPr>
          <w:rFonts w:ascii="Cambria Math" w:hAnsi="Cambria Math"/>
        </w:rPr>
        <w:t>(</w:t>
      </w:r>
      <w:proofErr w:type="spellStart"/>
      <w:proofErr w:type="gramEnd"/>
      <w:r w:rsidRPr="00AB7181">
        <w:rPr>
          <w:rFonts w:ascii="Cambria Math" w:hAnsi="Cambria Math"/>
        </w:rPr>
        <w:t>aes</w:t>
      </w:r>
      <w:proofErr w:type="spellEnd"/>
      <w:r w:rsidRPr="00AB7181">
        <w:rPr>
          <w:rFonts w:ascii="Cambria Math" w:hAnsi="Cambria Math"/>
        </w:rPr>
        <w:t>(x = 0, y = -422600), colour = "green") +</w:t>
      </w:r>
    </w:p>
    <w:p w14:paraId="6D38BF4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annotation_</w:t>
      </w:r>
      <w:proofErr w:type="gramStart"/>
      <w:r w:rsidRPr="00AB7181">
        <w:rPr>
          <w:rFonts w:ascii="Cambria Math" w:hAnsi="Cambria Math"/>
        </w:rPr>
        <w:t>scale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 xml:space="preserve">location = "tr", </w:t>
      </w:r>
      <w:proofErr w:type="spellStart"/>
      <w:r w:rsidRPr="00AB7181">
        <w:rPr>
          <w:rFonts w:ascii="Cambria Math" w:hAnsi="Cambria Math"/>
        </w:rPr>
        <w:t>unit_category</w:t>
      </w:r>
      <w:proofErr w:type="spellEnd"/>
      <w:r w:rsidRPr="00AB7181">
        <w:rPr>
          <w:rFonts w:ascii="Cambria Math" w:hAnsi="Cambria Math"/>
        </w:rPr>
        <w:t xml:space="preserve"> = "metric") +</w:t>
      </w:r>
    </w:p>
    <w:p w14:paraId="22122F1A" w14:textId="350E3832" w:rsid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coord_</w:t>
      </w:r>
      <w:proofErr w:type="gramStart"/>
      <w:r w:rsidRPr="00AB7181">
        <w:rPr>
          <w:rFonts w:ascii="Cambria Math" w:hAnsi="Cambria Math"/>
        </w:rPr>
        <w:t>sf</w:t>
      </w:r>
      <w:proofErr w:type="spellEnd"/>
      <w:r w:rsidRPr="00AB7181">
        <w:rPr>
          <w:rFonts w:ascii="Cambria Math" w:hAnsi="Cambria Math"/>
        </w:rPr>
        <w:t>(</w:t>
      </w:r>
      <w:proofErr w:type="spellStart"/>
      <w:proofErr w:type="gramEnd"/>
      <w:r w:rsidRPr="00AB7181">
        <w:rPr>
          <w:rFonts w:ascii="Cambria Math" w:hAnsi="Cambria Math"/>
        </w:rPr>
        <w:t>xlim</w:t>
      </w:r>
      <w:proofErr w:type="spellEnd"/>
      <w:r w:rsidRPr="00AB7181">
        <w:rPr>
          <w:rFonts w:ascii="Cambria Math" w:hAnsi="Cambria Math"/>
        </w:rPr>
        <w:t xml:space="preserve"> = c(-5e+05, 2.5e+05), </w:t>
      </w:r>
      <w:proofErr w:type="spellStart"/>
      <w:r w:rsidRPr="00AB7181">
        <w:rPr>
          <w:rFonts w:ascii="Cambria Math" w:hAnsi="Cambria Math"/>
        </w:rPr>
        <w:t>ylim</w:t>
      </w:r>
      <w:proofErr w:type="spellEnd"/>
      <w:r w:rsidRPr="00AB7181">
        <w:rPr>
          <w:rFonts w:ascii="Cambria Math" w:hAnsi="Cambria Math"/>
        </w:rPr>
        <w:t xml:space="preserve"> = c(-422600, 895400))</w:t>
      </w:r>
    </w:p>
    <w:p w14:paraId="25555F93" w14:textId="77777777" w:rsidR="006500EE" w:rsidRDefault="006500EE">
      <w:pPr>
        <w:spacing w:after="0"/>
        <w:rPr>
          <w:rFonts w:ascii="Times New Roman" w:hAnsi="Times New Roman" w:cs="Times New Roman"/>
        </w:rPr>
      </w:pPr>
    </w:p>
    <w:p w14:paraId="6571E368" w14:textId="705CA39C" w:rsidR="002B3299" w:rsidRPr="0083150D" w:rsidRDefault="006500EE" w:rsidP="00272AF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247BE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plot generated by this code</w:t>
      </w:r>
      <w:r w:rsidR="005A1580">
        <w:rPr>
          <w:rFonts w:ascii="Times New Roman" w:hAnsi="Times New Roman" w:cs="Times New Roman"/>
        </w:rPr>
        <w:t xml:space="preserve"> illustrates</w:t>
      </w:r>
      <w:r>
        <w:rPr>
          <w:rFonts w:ascii="Times New Roman" w:hAnsi="Times New Roman" w:cs="Times New Roman"/>
        </w:rPr>
        <w:t xml:space="preserve"> </w:t>
      </w:r>
      <w:r w:rsidR="005A1580">
        <w:rPr>
          <w:rFonts w:ascii="Times New Roman" w:hAnsi="Times New Roman" w:cs="Times New Roman"/>
        </w:rPr>
        <w:t>a</w:t>
      </w:r>
      <w:r w:rsidR="005A1580" w:rsidRPr="00DF39B9">
        <w:rPr>
          <w:rFonts w:ascii="Times New Roman" w:hAnsi="Times New Roman" w:cs="Times New Roman"/>
        </w:rPr>
        <w:t xml:space="preserve"> 256</w:t>
      </w:r>
      <w:r w:rsidR="005A1580">
        <w:rPr>
          <w:rFonts w:ascii="Times New Roman" w:hAnsi="Times New Roman" w:cs="Times New Roman"/>
        </w:rPr>
        <w:t> </w:t>
      </w:r>
      <w:r w:rsidR="005A1580" w:rsidRPr="00DF39B9">
        <w:rPr>
          <w:rFonts w:ascii="Times New Roman" w:hAnsi="Times New Roman" w:cs="Times New Roman"/>
        </w:rPr>
        <w:t>km grid covering the EEZ, a 256 km grid covering the extent of the CRA 1 QMA, a 64 km grid covering the CRA 1 QMA</w:t>
      </w:r>
      <w:r w:rsidR="00E066BE">
        <w:rPr>
          <w:rFonts w:ascii="Times New Roman" w:hAnsi="Times New Roman" w:cs="Times New Roman"/>
        </w:rPr>
        <w:t>, and the origin point</w:t>
      </w:r>
      <w:r w:rsidRPr="006500EE">
        <w:rPr>
          <w:rFonts w:ascii="Times New Roman" w:hAnsi="Times New Roman" w:cs="Times New Roman"/>
        </w:rPr>
        <w:t xml:space="preserve"> </w:t>
      </w:r>
      <w:r w:rsidR="005A1580">
        <w:rPr>
          <w:rFonts w:ascii="Times New Roman" w:hAnsi="Times New Roman" w:cs="Times New Roman"/>
        </w:rPr>
        <w:t>(</w:t>
      </w:r>
      <w:r w:rsidRPr="00CF32F2">
        <w:rPr>
          <w:rFonts w:ascii="Times New Roman" w:hAnsi="Times New Roman" w:cs="Times New Roman"/>
        </w:rPr>
        <w:fldChar w:fldCharType="begin"/>
      </w:r>
      <w:r w:rsidRPr="00B57B93">
        <w:rPr>
          <w:rFonts w:ascii="Times New Roman" w:hAnsi="Times New Roman" w:cs="Times New Roman"/>
        </w:rPr>
        <w:instrText xml:space="preserve"> REF _Ref90363566 \h  \* MERGEFORMAT </w:instrText>
      </w:r>
      <w:r w:rsidRPr="00CF32F2">
        <w:rPr>
          <w:rFonts w:ascii="Times New Roman" w:hAnsi="Times New Roman" w:cs="Times New Roman"/>
        </w:rPr>
      </w:r>
      <w:r w:rsidRPr="00CF32F2">
        <w:rPr>
          <w:rFonts w:ascii="Times New Roman" w:hAnsi="Times New Roman" w:cs="Times New Roman"/>
        </w:rPr>
        <w:fldChar w:fldCharType="separate"/>
      </w:r>
      <w:r w:rsidR="006A1BEE" w:rsidRPr="002C05EF">
        <w:rPr>
          <w:rFonts w:ascii="Times New Roman" w:hAnsi="Times New Roman" w:cs="Times New Roman"/>
        </w:rPr>
        <w:t>Figure 1</w:t>
      </w:r>
      <w:r w:rsidRPr="00CF32F2">
        <w:rPr>
          <w:rFonts w:ascii="Times New Roman" w:hAnsi="Times New Roman" w:cs="Times New Roman"/>
        </w:rPr>
        <w:fldChar w:fldCharType="end"/>
      </w:r>
      <w:r w:rsidR="005A1580" w:rsidRPr="00B57B93">
        <w:rPr>
          <w:rFonts w:ascii="Times New Roman" w:hAnsi="Times New Roman" w:cs="Times New Roman"/>
        </w:rPr>
        <w:t>)</w:t>
      </w:r>
      <w:r w:rsidRPr="00CF32F2">
        <w:rPr>
          <w:rFonts w:ascii="Times New Roman" w:hAnsi="Times New Roman" w:cs="Times New Roman"/>
        </w:rPr>
        <w:t>.</w:t>
      </w:r>
    </w:p>
    <w:p w14:paraId="49C65BF4" w14:textId="77777777" w:rsidR="002B3299" w:rsidRPr="0083150D" w:rsidRDefault="002B3299" w:rsidP="00272AF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AB4BFFA" w14:textId="7B9E50A8" w:rsidR="0087127D" w:rsidRPr="00DF39B9" w:rsidRDefault="0087127D" w:rsidP="00272AFF">
      <w:pPr>
        <w:spacing w:after="0" w:line="240" w:lineRule="auto"/>
        <w:jc w:val="both"/>
      </w:pPr>
      <w:r w:rsidRPr="00B57B93">
        <w:rPr>
          <w:rFonts w:ascii="Times New Roman" w:hAnsi="Times New Roman" w:cs="Times New Roman"/>
        </w:rPr>
        <w:t>The second</w:t>
      </w:r>
      <w:r w:rsidRPr="008247BE">
        <w:rPr>
          <w:rFonts w:ascii="Times New Roman" w:hAnsi="Times New Roman" w:cs="Times New Roman"/>
        </w:rPr>
        <w:t xml:space="preserve"> example </w:t>
      </w:r>
      <w:r w:rsidR="00EA16FF">
        <w:rPr>
          <w:rFonts w:ascii="Times New Roman" w:hAnsi="Times New Roman" w:cs="Times New Roman"/>
        </w:rPr>
        <w:t>illustrates how a</w:t>
      </w:r>
      <w:r>
        <w:rPr>
          <w:rFonts w:ascii="Times New Roman" w:hAnsi="Times New Roman" w:cs="Times New Roman"/>
        </w:rPr>
        <w:t xml:space="preserve"> standard grid </w:t>
      </w:r>
      <w:r w:rsidR="00CF32F2">
        <w:rPr>
          <w:rFonts w:ascii="Times New Roman" w:hAnsi="Times New Roman" w:cs="Times New Roman"/>
        </w:rPr>
        <w:t xml:space="preserve">can be created </w:t>
      </w:r>
      <w:r>
        <w:rPr>
          <w:rFonts w:ascii="Times New Roman" w:hAnsi="Times New Roman" w:cs="Times New Roman"/>
        </w:rPr>
        <w:t>as a raster</w:t>
      </w:r>
      <w:r w:rsidR="00255A57">
        <w:rPr>
          <w:rFonts w:ascii="Times New Roman" w:hAnsi="Times New Roman" w:cs="Times New Roman"/>
        </w:rPr>
        <w:t xml:space="preserve"> by specifying ‘</w:t>
      </w:r>
      <w:proofErr w:type="spellStart"/>
      <w:r w:rsidR="00255A57">
        <w:rPr>
          <w:rFonts w:ascii="Times New Roman" w:hAnsi="Times New Roman" w:cs="Times New Roman"/>
        </w:rPr>
        <w:t>return_raster</w:t>
      </w:r>
      <w:proofErr w:type="spellEnd"/>
      <w:r w:rsidR="00255A57">
        <w:rPr>
          <w:rFonts w:ascii="Times New Roman" w:hAnsi="Times New Roman" w:cs="Times New Roman"/>
        </w:rPr>
        <w:t xml:space="preserve"> = TRUE’</w:t>
      </w:r>
      <w:r>
        <w:rPr>
          <w:rFonts w:ascii="Times New Roman" w:hAnsi="Times New Roman" w:cs="Times New Roman"/>
        </w:rPr>
        <w:t>. This raster is then filled with random values for display purposes</w:t>
      </w:r>
      <w:del w:id="76" w:author="Susan Jane Baird" w:date="2022-03-28T10:46:00Z">
        <w:r w:rsidDel="00D17936">
          <w:rPr>
            <w:rFonts w:ascii="Times New Roman" w:hAnsi="Times New Roman" w:cs="Times New Roman"/>
          </w:rPr>
          <w:delText>,</w:delText>
        </w:r>
      </w:del>
      <w:r>
        <w:rPr>
          <w:rFonts w:ascii="Times New Roman" w:hAnsi="Times New Roman" w:cs="Times New Roman"/>
        </w:rPr>
        <w:t xml:space="preserve"> and converted to a </w:t>
      </w:r>
      <w:r w:rsidR="00C45DBE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stars</w:t>
      </w:r>
      <w:r w:rsidR="00C45DBE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object so that the </w:t>
      </w:r>
      <w:r w:rsidR="00C45DBE"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geom_stars</w:t>
      </w:r>
      <w:proofErr w:type="spellEnd"/>
      <w:r w:rsidR="00C45DBE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function </w:t>
      </w:r>
      <w:del w:id="77" w:author="Susan Jane Baird" w:date="2022-03-28T10:46:00Z">
        <w:r w:rsidDel="00D17936">
          <w:rPr>
            <w:rFonts w:ascii="Times New Roman" w:hAnsi="Times New Roman" w:cs="Times New Roman"/>
          </w:rPr>
          <w:delText xml:space="preserve">with </w:delText>
        </w:r>
      </w:del>
      <w:ins w:id="78" w:author="Susan Jane Baird" w:date="2022-03-28T10:46:00Z">
        <w:r w:rsidR="00D17936">
          <w:rPr>
            <w:rFonts w:ascii="Times New Roman" w:hAnsi="Times New Roman" w:cs="Times New Roman"/>
          </w:rPr>
          <w:t xml:space="preserve">in </w:t>
        </w:r>
      </w:ins>
      <w:r>
        <w:rPr>
          <w:rFonts w:ascii="Times New Roman" w:hAnsi="Times New Roman" w:cs="Times New Roman"/>
        </w:rPr>
        <w:t xml:space="preserve">the R package </w:t>
      </w:r>
      <w:r w:rsidR="00C45DBE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stars</w:t>
      </w:r>
      <w:r w:rsidR="00C45DBE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can be used </w:t>
      </w:r>
      <w:del w:id="79" w:author="Susan Jane Baird" w:date="2022-03-28T10:46:00Z">
        <w:r w:rsidDel="00D17936">
          <w:rPr>
            <w:rFonts w:ascii="Times New Roman" w:hAnsi="Times New Roman" w:cs="Times New Roman"/>
          </w:rPr>
          <w:delText xml:space="preserve">for </w:delText>
        </w:r>
      </w:del>
      <w:ins w:id="80" w:author="Susan Jane Baird" w:date="2022-03-28T10:46:00Z">
        <w:r w:rsidR="00D17936">
          <w:rPr>
            <w:rFonts w:ascii="Times New Roman" w:hAnsi="Times New Roman" w:cs="Times New Roman"/>
          </w:rPr>
          <w:t xml:space="preserve">to </w:t>
        </w:r>
      </w:ins>
      <w:r>
        <w:rPr>
          <w:rFonts w:ascii="Times New Roman" w:hAnsi="Times New Roman" w:cs="Times New Roman"/>
        </w:rPr>
        <w:t>plot</w:t>
      </w:r>
      <w:del w:id="81" w:author="Susan Jane Baird" w:date="2022-03-28T10:47:00Z">
        <w:r w:rsidDel="00D17936">
          <w:rPr>
            <w:rFonts w:ascii="Times New Roman" w:hAnsi="Times New Roman" w:cs="Times New Roman"/>
          </w:rPr>
          <w:delText>ting</w:delText>
        </w:r>
      </w:del>
      <w:r>
        <w:rPr>
          <w:rFonts w:ascii="Times New Roman" w:hAnsi="Times New Roman" w:cs="Times New Roman"/>
        </w:rPr>
        <w:t xml:space="preserve"> the raster</w:t>
      </w:r>
      <w:r w:rsidR="00E94FE6">
        <w:rPr>
          <w:rFonts w:ascii="Times New Roman" w:hAnsi="Times New Roman" w:cs="Times New Roman"/>
        </w:rPr>
        <w:t xml:space="preserve"> using ‘</w:t>
      </w:r>
      <w:proofErr w:type="spellStart"/>
      <w:r w:rsidR="00E94FE6">
        <w:rPr>
          <w:rFonts w:ascii="Times New Roman" w:hAnsi="Times New Roman" w:cs="Times New Roman"/>
        </w:rPr>
        <w:t>ggplot</w:t>
      </w:r>
      <w:proofErr w:type="spellEnd"/>
      <w:r w:rsidR="00E94FE6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:</w:t>
      </w:r>
    </w:p>
    <w:p w14:paraId="73359B88" w14:textId="77777777" w:rsidR="0087127D" w:rsidRPr="008247BE" w:rsidRDefault="0087127D" w:rsidP="0087127D">
      <w:pPr>
        <w:spacing w:after="0"/>
        <w:rPr>
          <w:rFonts w:ascii="Times New Roman" w:hAnsi="Times New Roman" w:cs="Times New Roman"/>
        </w:rPr>
      </w:pPr>
    </w:p>
    <w:p w14:paraId="6A9C95B5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>r</w:t>
      </w:r>
      <w:r>
        <w:rPr>
          <w:rFonts w:ascii="Cambria Math" w:hAnsi="Cambria Math" w:cs="Courier New"/>
        </w:rPr>
        <w:t>as256</w:t>
      </w:r>
      <w:r w:rsidRPr="008247BE">
        <w:rPr>
          <w:rFonts w:ascii="Cambria Math" w:hAnsi="Cambria Math" w:cs="Courier New"/>
        </w:rPr>
        <w:t xml:space="preserve"> &lt;- </w:t>
      </w:r>
      <w:proofErr w:type="spellStart"/>
      <w:r w:rsidRPr="008247BE">
        <w:rPr>
          <w:rFonts w:ascii="Cambria Math" w:hAnsi="Cambria Math" w:cs="Courier New"/>
        </w:rPr>
        <w:t>get_standard_</w:t>
      </w:r>
      <w:proofErr w:type="gramStart"/>
      <w:r w:rsidRPr="008247BE">
        <w:rPr>
          <w:rFonts w:ascii="Cambria Math" w:hAnsi="Cambria Math" w:cs="Courier New"/>
        </w:rPr>
        <w:t>grid</w:t>
      </w:r>
      <w:proofErr w:type="spellEnd"/>
      <w:r w:rsidRPr="008247BE">
        <w:rPr>
          <w:rFonts w:ascii="Cambria Math" w:hAnsi="Cambria Math" w:cs="Courier New"/>
        </w:rPr>
        <w:t>(</w:t>
      </w:r>
      <w:proofErr w:type="spellStart"/>
      <w:proofErr w:type="gramEnd"/>
      <w:r w:rsidRPr="008247BE">
        <w:rPr>
          <w:rFonts w:ascii="Cambria Math" w:hAnsi="Cambria Math" w:cs="Courier New"/>
        </w:rPr>
        <w:t>cell_size</w:t>
      </w:r>
      <w:proofErr w:type="spellEnd"/>
      <w:r w:rsidRPr="008247BE">
        <w:rPr>
          <w:rFonts w:ascii="Cambria Math" w:hAnsi="Cambria Math" w:cs="Courier New"/>
        </w:rPr>
        <w:t xml:space="preserve"> = </w:t>
      </w:r>
      <w:r>
        <w:rPr>
          <w:rFonts w:ascii="Cambria Math" w:hAnsi="Cambria Math" w:cs="Courier New"/>
        </w:rPr>
        <w:t>256</w:t>
      </w:r>
      <w:r w:rsidRPr="008247BE">
        <w:rPr>
          <w:rFonts w:ascii="Cambria Math" w:hAnsi="Cambria Math" w:cs="Courier New"/>
        </w:rPr>
        <w:t xml:space="preserve">, </w:t>
      </w:r>
    </w:p>
    <w:p w14:paraId="142830C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8247BE">
        <w:rPr>
          <w:rFonts w:ascii="Cambria Math" w:hAnsi="Cambria Math" w:cs="Courier New"/>
        </w:rPr>
        <w:t>bounding_box</w:t>
      </w:r>
      <w:proofErr w:type="spellEnd"/>
      <w:r w:rsidRPr="008247BE">
        <w:rPr>
          <w:rFonts w:ascii="Cambria Math" w:hAnsi="Cambria Math" w:cs="Courier New"/>
        </w:rPr>
        <w:t xml:space="preserve"> = </w:t>
      </w:r>
      <w:proofErr w:type="spellStart"/>
      <w:r w:rsidRPr="008247BE">
        <w:rPr>
          <w:rFonts w:ascii="Cambria Math" w:hAnsi="Cambria Math" w:cs="Courier New"/>
        </w:rPr>
        <w:t>st_</w:t>
      </w:r>
      <w:proofErr w:type="gramStart"/>
      <w:r w:rsidRPr="008247BE">
        <w:rPr>
          <w:rFonts w:ascii="Cambria Math" w:hAnsi="Cambria Math" w:cs="Courier New"/>
        </w:rPr>
        <w:t>bbox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>
        <w:rPr>
          <w:rFonts w:ascii="Cambria Math" w:hAnsi="Cambria Math" w:cs="Courier New"/>
        </w:rPr>
        <w:t>EEZ</w:t>
      </w:r>
      <w:r w:rsidRPr="008247BE">
        <w:rPr>
          <w:rFonts w:ascii="Cambria Math" w:hAnsi="Cambria Math" w:cs="Courier New"/>
        </w:rPr>
        <w:t xml:space="preserve">), </w:t>
      </w:r>
    </w:p>
    <w:p w14:paraId="64E3E49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 xml:space="preserve">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8247BE">
        <w:rPr>
          <w:rFonts w:ascii="Cambria Math" w:hAnsi="Cambria Math" w:cs="Courier New"/>
        </w:rPr>
        <w:t>return_raster</w:t>
      </w:r>
      <w:proofErr w:type="spellEnd"/>
      <w:r w:rsidRPr="008247BE">
        <w:rPr>
          <w:rFonts w:ascii="Cambria Math" w:hAnsi="Cambria Math" w:cs="Courier New"/>
        </w:rPr>
        <w:t xml:space="preserve"> = TRUE)</w:t>
      </w:r>
    </w:p>
    <w:p w14:paraId="15C615DB" w14:textId="77777777" w:rsidR="0087127D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40BE3204" w14:textId="6578DA13" w:rsidR="0087127D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r</w:t>
      </w:r>
      <w:r>
        <w:rPr>
          <w:rFonts w:ascii="Cambria Math" w:hAnsi="Cambria Math" w:cs="Courier New"/>
        </w:rPr>
        <w:t>as256</w:t>
      </w:r>
      <w:r w:rsidRPr="008247BE">
        <w:rPr>
          <w:rFonts w:ascii="Cambria Math" w:hAnsi="Cambria Math" w:cs="Courier New"/>
        </w:rPr>
        <w:t xml:space="preserve">[] &lt;- </w:t>
      </w:r>
      <w:proofErr w:type="spellStart"/>
      <w:proofErr w:type="gramStart"/>
      <w:r w:rsidRPr="008247BE">
        <w:rPr>
          <w:rFonts w:ascii="Cambria Math" w:hAnsi="Cambria Math" w:cs="Courier New"/>
        </w:rPr>
        <w:t>rnorm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 xml:space="preserve">n = </w:t>
      </w:r>
      <w:proofErr w:type="spellStart"/>
      <w:r w:rsidRPr="008247BE">
        <w:rPr>
          <w:rFonts w:ascii="Cambria Math" w:hAnsi="Cambria Math" w:cs="Courier New"/>
        </w:rPr>
        <w:t>ncell</w:t>
      </w:r>
      <w:proofErr w:type="spellEnd"/>
      <w:r w:rsidRPr="008247BE">
        <w:rPr>
          <w:rFonts w:ascii="Cambria Math" w:hAnsi="Cambria Math" w:cs="Courier New"/>
        </w:rPr>
        <w:t>(</w:t>
      </w:r>
      <w:r w:rsidRPr="005D40AB">
        <w:rPr>
          <w:rFonts w:ascii="Cambria Math" w:hAnsi="Cambria Math" w:cs="Courier New"/>
        </w:rPr>
        <w:t>r</w:t>
      </w:r>
      <w:r>
        <w:rPr>
          <w:rFonts w:ascii="Cambria Math" w:hAnsi="Cambria Math" w:cs="Courier New"/>
        </w:rPr>
        <w:t>as256</w:t>
      </w:r>
      <w:r w:rsidRPr="008247BE">
        <w:rPr>
          <w:rFonts w:ascii="Cambria Math" w:hAnsi="Cambria Math" w:cs="Courier New"/>
        </w:rPr>
        <w:t>))</w:t>
      </w:r>
    </w:p>
    <w:p w14:paraId="5B91901A" w14:textId="77777777" w:rsidR="0087127D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proofErr w:type="spellStart"/>
      <w:r w:rsidRPr="005D40AB">
        <w:rPr>
          <w:rFonts w:ascii="Cambria Math" w:hAnsi="Cambria Math" w:cs="Courier New"/>
        </w:rPr>
        <w:t>rstar</w:t>
      </w:r>
      <w:proofErr w:type="spellEnd"/>
      <w:r w:rsidRPr="005D40AB">
        <w:rPr>
          <w:rFonts w:ascii="Cambria Math" w:hAnsi="Cambria Math" w:cs="Courier New"/>
        </w:rPr>
        <w:t xml:space="preserve"> &lt;- </w:t>
      </w:r>
      <w:proofErr w:type="spellStart"/>
      <w:r w:rsidRPr="005D40AB">
        <w:rPr>
          <w:rFonts w:ascii="Cambria Math" w:hAnsi="Cambria Math" w:cs="Courier New"/>
        </w:rPr>
        <w:t>st_as_stars</w:t>
      </w:r>
      <w:proofErr w:type="spellEnd"/>
      <w:r w:rsidRPr="005D40AB">
        <w:rPr>
          <w:rFonts w:ascii="Cambria Math" w:hAnsi="Cambria Math" w:cs="Courier New"/>
        </w:rPr>
        <w:t>(r</w:t>
      </w:r>
      <w:r>
        <w:rPr>
          <w:rFonts w:ascii="Cambria Math" w:hAnsi="Cambria Math" w:cs="Courier New"/>
        </w:rPr>
        <w:t>as256</w:t>
      </w:r>
      <w:r w:rsidRPr="005D40AB">
        <w:rPr>
          <w:rFonts w:ascii="Cambria Math" w:hAnsi="Cambria Math" w:cs="Courier New"/>
        </w:rPr>
        <w:t>)</w:t>
      </w:r>
    </w:p>
    <w:p w14:paraId="7A522EAD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3DD59F01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proofErr w:type="spellStart"/>
      <w:proofErr w:type="gramStart"/>
      <w:r w:rsidRPr="008247BE">
        <w:rPr>
          <w:rFonts w:ascii="Cambria Math" w:hAnsi="Cambria Math" w:cs="Courier New"/>
        </w:rPr>
        <w:t>ggplot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>) +</w:t>
      </w:r>
    </w:p>
    <w:p w14:paraId="4741C274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geom_</w:t>
      </w:r>
      <w:proofErr w:type="gramStart"/>
      <w:r w:rsidRPr="008247BE">
        <w:rPr>
          <w:rFonts w:ascii="Cambria Math" w:hAnsi="Cambria Math" w:cs="Courier New"/>
        </w:rPr>
        <w:t>stars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 xml:space="preserve">data = </w:t>
      </w:r>
      <w:proofErr w:type="spellStart"/>
      <w:r w:rsidRPr="008247BE">
        <w:rPr>
          <w:rFonts w:ascii="Cambria Math" w:hAnsi="Cambria Math" w:cs="Courier New"/>
        </w:rPr>
        <w:t>rstar</w:t>
      </w:r>
      <w:proofErr w:type="spellEnd"/>
      <w:r w:rsidRPr="008247BE">
        <w:rPr>
          <w:rFonts w:ascii="Cambria Math" w:hAnsi="Cambria Math" w:cs="Courier New"/>
        </w:rPr>
        <w:t>) +</w:t>
      </w:r>
    </w:p>
    <w:p w14:paraId="40CDB4DB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geom_</w:t>
      </w:r>
      <w:proofErr w:type="gramStart"/>
      <w:r w:rsidRPr="008247BE">
        <w:rPr>
          <w:rFonts w:ascii="Cambria Math" w:hAnsi="Cambria Math" w:cs="Courier New"/>
        </w:rPr>
        <w:t>sf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>data = grd2</w:t>
      </w:r>
      <w:r>
        <w:rPr>
          <w:rFonts w:ascii="Cambria Math" w:hAnsi="Cambria Math" w:cs="Courier New"/>
        </w:rPr>
        <w:t>56</w:t>
      </w:r>
      <w:r w:rsidRPr="008247BE">
        <w:rPr>
          <w:rFonts w:ascii="Cambria Math" w:hAnsi="Cambria Math" w:cs="Courier New"/>
        </w:rPr>
        <w:t xml:space="preserve">_eez, fill = NA, colour = “red”, </w:t>
      </w:r>
      <w:proofErr w:type="spellStart"/>
      <w:r w:rsidRPr="008247BE">
        <w:rPr>
          <w:rFonts w:ascii="Cambria Math" w:hAnsi="Cambria Math" w:cs="Courier New"/>
        </w:rPr>
        <w:t>linetype</w:t>
      </w:r>
      <w:proofErr w:type="spellEnd"/>
      <w:r w:rsidRPr="008247BE">
        <w:rPr>
          <w:rFonts w:ascii="Cambria Math" w:hAnsi="Cambria Math" w:cs="Courier New"/>
        </w:rPr>
        <w:t xml:space="preserve"> = “dotted”) +</w:t>
      </w:r>
    </w:p>
    <w:p w14:paraId="2EA011C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plot_</w:t>
      </w:r>
      <w:proofErr w:type="gramStart"/>
      <w:r w:rsidRPr="008247BE">
        <w:rPr>
          <w:rFonts w:ascii="Cambria Math" w:hAnsi="Cambria Math" w:cs="Courier New"/>
        </w:rPr>
        <w:t>coast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>resolution = “large”, fill = "black", colour = "black", size = 0.3) +</w:t>
      </w:r>
    </w:p>
    <w:p w14:paraId="4DD7899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plot_statistical_</w:t>
      </w:r>
      <w:proofErr w:type="gramStart"/>
      <w:r w:rsidRPr="008247BE">
        <w:rPr>
          <w:rFonts w:ascii="Cambria Math" w:hAnsi="Cambria Math" w:cs="Courier New"/>
        </w:rPr>
        <w:t>areas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>area = "EEZ", colour = "black", fill = NA) +</w:t>
      </w:r>
    </w:p>
    <w:p w14:paraId="60C62E7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geom_</w:t>
      </w:r>
      <w:proofErr w:type="gramStart"/>
      <w:r w:rsidRPr="008247BE">
        <w:rPr>
          <w:rFonts w:ascii="Cambria Math" w:hAnsi="Cambria Math" w:cs="Courier New"/>
        </w:rPr>
        <w:t>point</w:t>
      </w:r>
      <w:proofErr w:type="spellEnd"/>
      <w:r w:rsidRPr="008247BE">
        <w:rPr>
          <w:rFonts w:ascii="Cambria Math" w:hAnsi="Cambria Math" w:cs="Courier New"/>
        </w:rPr>
        <w:t>(</w:t>
      </w:r>
      <w:proofErr w:type="spellStart"/>
      <w:proofErr w:type="gramEnd"/>
      <w:r w:rsidRPr="008247BE">
        <w:rPr>
          <w:rFonts w:ascii="Cambria Math" w:hAnsi="Cambria Math" w:cs="Courier New"/>
        </w:rPr>
        <w:t>aes</w:t>
      </w:r>
      <w:proofErr w:type="spellEnd"/>
      <w:r w:rsidRPr="008247BE">
        <w:rPr>
          <w:rFonts w:ascii="Cambria Math" w:hAnsi="Cambria Math" w:cs="Courier New"/>
        </w:rPr>
        <w:t>(x = 0, y = -422600), colour = "green") +</w:t>
      </w:r>
    </w:p>
    <w:p w14:paraId="2DF13F15" w14:textId="77777777" w:rsidR="0087127D" w:rsidRPr="008247BE" w:rsidRDefault="0087127D" w:rsidP="0087127D">
      <w:pPr>
        <w:shd w:val="clear" w:color="auto" w:fill="F2F2F2" w:themeFill="background1" w:themeFillShade="F2"/>
        <w:rPr>
          <w:rFonts w:ascii="Courier New" w:hAnsi="Courier New" w:cs="Courier New"/>
          <w:sz w:val="20"/>
          <w:szCs w:val="20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plot_clip</w:t>
      </w:r>
      <w:proofErr w:type="spellEnd"/>
      <w:r w:rsidRPr="008247BE">
        <w:rPr>
          <w:rFonts w:ascii="Cambria Math" w:hAnsi="Cambria Math" w:cs="Courier New"/>
        </w:rPr>
        <w:t>("NZ")</w:t>
      </w:r>
    </w:p>
    <w:p w14:paraId="74129FC2" w14:textId="0641DE85" w:rsidR="00C37AA8" w:rsidDel="00BD68E7" w:rsidRDefault="00C37AA8" w:rsidP="00BB7FD5">
      <w:pPr>
        <w:spacing w:after="0" w:line="240" w:lineRule="auto"/>
        <w:jc w:val="both"/>
        <w:rPr>
          <w:del w:id="82" w:author="Sophie Mormede" w:date="2022-03-29T09:23:00Z"/>
        </w:rPr>
      </w:pPr>
      <w:commentRangeStart w:id="83"/>
      <w:commentRangeStart w:id="84"/>
      <w:del w:id="85" w:author="Sophie Mormede" w:date="2022-03-29T09:23:00Z">
        <w:r w:rsidRPr="008247BE" w:rsidDel="00BD68E7">
          <w:rPr>
            <w:rFonts w:ascii="Times New Roman" w:hAnsi="Times New Roman" w:cs="Times New Roman"/>
          </w:rPr>
          <w:lastRenderedPageBreak/>
          <w:delText>The</w:delText>
        </w:r>
        <w:r w:rsidDel="00BD68E7">
          <w:rPr>
            <w:rFonts w:ascii="Times New Roman" w:hAnsi="Times New Roman" w:cs="Times New Roman"/>
          </w:rPr>
          <w:delText xml:space="preserve"> plot generated by this code illustr</w:delText>
        </w:r>
        <w:r w:rsidRPr="00C37AA8" w:rsidDel="00BD68E7">
          <w:rPr>
            <w:rFonts w:ascii="Times New Roman" w:hAnsi="Times New Roman" w:cs="Times New Roman"/>
          </w:rPr>
          <w:delText xml:space="preserve">ates two 256 km grids covering the EEZ – one grid is </w:delText>
        </w:r>
      </w:del>
      <w:ins w:id="86" w:author="Susan Jane Baird" w:date="2022-03-28T11:06:00Z">
        <w:del w:id="87" w:author="Sophie Mormede" w:date="2022-03-29T09:23:00Z">
          <w:r w:rsidR="00936DF6" w:rsidDel="00BD68E7">
            <w:rPr>
              <w:rFonts w:ascii="Times New Roman" w:hAnsi="Times New Roman" w:cs="Times New Roman"/>
            </w:rPr>
            <w:delText xml:space="preserve">a vector of </w:delText>
          </w:r>
        </w:del>
      </w:ins>
      <w:del w:id="88" w:author="Sophie Mormede" w:date="2022-03-29T09:23:00Z">
        <w:r w:rsidRPr="00C37AA8" w:rsidDel="00BD68E7">
          <w:rPr>
            <w:rFonts w:ascii="Times New Roman" w:hAnsi="Times New Roman" w:cs="Times New Roman"/>
          </w:rPr>
          <w:delText xml:space="preserve">polygons </w:delText>
        </w:r>
        <w:commentRangeEnd w:id="83"/>
        <w:r w:rsidR="0070057D" w:rsidDel="00BD68E7">
          <w:rPr>
            <w:rStyle w:val="CommentReference"/>
          </w:rPr>
          <w:commentReference w:id="83"/>
        </w:r>
        <w:commentRangeEnd w:id="84"/>
        <w:r w:rsidR="00BD68E7" w:rsidDel="00BD68E7">
          <w:rPr>
            <w:rStyle w:val="CommentReference"/>
          </w:rPr>
          <w:commentReference w:id="84"/>
        </w:r>
        <w:r w:rsidRPr="00C37AA8" w:rsidDel="00BD68E7">
          <w:rPr>
            <w:rFonts w:ascii="Times New Roman" w:hAnsi="Times New Roman" w:cs="Times New Roman"/>
          </w:rPr>
          <w:delText xml:space="preserve">and the other grid </w:delText>
        </w:r>
        <w:r w:rsidR="002B3299" w:rsidDel="00BD68E7">
          <w:rPr>
            <w:rFonts w:ascii="Times New Roman" w:hAnsi="Times New Roman" w:cs="Times New Roman"/>
          </w:rPr>
          <w:delText>i</w:delText>
        </w:r>
        <w:r w:rsidRPr="00C37AA8" w:rsidDel="00BD68E7">
          <w:rPr>
            <w:rFonts w:ascii="Times New Roman" w:hAnsi="Times New Roman" w:cs="Times New Roman"/>
          </w:rPr>
          <w:delText>s a raster (</w:delText>
        </w:r>
        <w:r w:rsidRPr="00C37AA8" w:rsidDel="00BD68E7">
          <w:rPr>
            <w:rFonts w:ascii="Times New Roman" w:hAnsi="Times New Roman" w:cs="Times New Roman"/>
          </w:rPr>
          <w:fldChar w:fldCharType="begin"/>
        </w:r>
        <w:r w:rsidRPr="00C37AA8" w:rsidDel="00BD68E7">
          <w:rPr>
            <w:rFonts w:ascii="Times New Roman" w:hAnsi="Times New Roman" w:cs="Times New Roman"/>
          </w:rPr>
          <w:delInstrText xml:space="preserve"> REF _Ref90363996 \h </w:delInstrText>
        </w:r>
        <w:r w:rsidDel="00BD68E7">
          <w:rPr>
            <w:rFonts w:ascii="Times New Roman" w:hAnsi="Times New Roman" w:cs="Times New Roman"/>
          </w:rPr>
          <w:delInstrText xml:space="preserve"> \* MERGEFORMAT </w:delInstrText>
        </w:r>
        <w:r w:rsidRPr="00C37AA8" w:rsidDel="00BD68E7">
          <w:rPr>
            <w:rFonts w:ascii="Times New Roman" w:hAnsi="Times New Roman" w:cs="Times New Roman"/>
          </w:rPr>
        </w:r>
        <w:r w:rsidRPr="00C37AA8" w:rsidDel="00BD68E7">
          <w:rPr>
            <w:rFonts w:ascii="Times New Roman" w:hAnsi="Times New Roman" w:cs="Times New Roman"/>
          </w:rPr>
          <w:fldChar w:fldCharType="separate"/>
        </w:r>
        <w:r w:rsidR="006A1BEE" w:rsidRPr="002C05EF" w:rsidDel="00BD68E7">
          <w:rPr>
            <w:rFonts w:ascii="Times New Roman" w:hAnsi="Times New Roman" w:cs="Times New Roman"/>
          </w:rPr>
          <w:delText>Figure 2</w:delText>
        </w:r>
        <w:r w:rsidRPr="00C37AA8" w:rsidDel="00BD68E7">
          <w:rPr>
            <w:rFonts w:ascii="Times New Roman" w:hAnsi="Times New Roman" w:cs="Times New Roman"/>
          </w:rPr>
          <w:fldChar w:fldCharType="end"/>
        </w:r>
        <w:r w:rsidRPr="00C37AA8" w:rsidDel="00BD68E7">
          <w:rPr>
            <w:rFonts w:ascii="Times New Roman" w:hAnsi="Times New Roman" w:cs="Times New Roman"/>
          </w:rPr>
          <w:delText>).</w:delText>
        </w:r>
      </w:del>
    </w:p>
    <w:p w14:paraId="09CAB6F9" w14:textId="28023AAF" w:rsidR="0087127D" w:rsidDel="00BD68E7" w:rsidRDefault="0087127D" w:rsidP="00BB7FD5">
      <w:pPr>
        <w:spacing w:after="0" w:line="240" w:lineRule="auto"/>
        <w:jc w:val="both"/>
        <w:rPr>
          <w:del w:id="89" w:author="Sophie Mormede" w:date="2022-03-29T09:23:00Z"/>
        </w:rPr>
      </w:pPr>
    </w:p>
    <w:p w14:paraId="407DF768" w14:textId="6CA37490" w:rsidR="0058702E" w:rsidRDefault="00AC606A" w:rsidP="00DF39B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5BB99A5" wp14:editId="13926927">
            <wp:extent cx="4570918" cy="751044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/>
                    <a:srcRect l="9426" r="9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18" cy="751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AE5FE" w14:textId="1F782822" w:rsidR="0058702E" w:rsidRDefault="001B0D7A" w:rsidP="006E0677">
      <w:pPr>
        <w:pStyle w:val="Caption"/>
        <w:spacing w:after="0"/>
        <w:ind w:left="992" w:hanging="992"/>
        <w:jc w:val="both"/>
        <w:rPr>
          <w:ins w:id="90" w:author="Sophie Mormede" w:date="2022-03-29T09:24:00Z"/>
        </w:rPr>
      </w:pPr>
      <w:bookmarkStart w:id="91" w:name="_Ref90363566"/>
      <w:commentRangeStart w:id="92"/>
      <w:r>
        <w:t>Figure </w:t>
      </w:r>
      <w:fldSimple w:instr=" SEQ Figure \* ARABIC ">
        <w:r w:rsidR="006A1BEE">
          <w:rPr>
            <w:noProof/>
          </w:rPr>
          <w:t>1</w:t>
        </w:r>
      </w:fldSimple>
      <w:bookmarkEnd w:id="91"/>
      <w:commentRangeEnd w:id="92"/>
      <w:r w:rsidR="0029097F">
        <w:rPr>
          <w:rStyle w:val="CommentReference"/>
          <w:rFonts w:asciiTheme="minorHAnsi" w:eastAsiaTheme="minorHAnsi" w:hAnsiTheme="minorHAnsi" w:cstheme="minorBidi"/>
          <w:b w:val="0"/>
        </w:rPr>
        <w:commentReference w:id="92"/>
      </w:r>
      <w:r w:rsidR="0058702E">
        <w:t>:</w:t>
      </w:r>
      <w:r w:rsidR="006E0677">
        <w:tab/>
      </w:r>
      <w:r w:rsidR="004A543D">
        <w:t>A 256</w:t>
      </w:r>
      <w:r w:rsidR="00DC19A2">
        <w:t> </w:t>
      </w:r>
      <w:r w:rsidR="004A543D">
        <w:t>km grid covering the EEZ (light blue squares), a 256</w:t>
      </w:r>
      <w:r w:rsidR="00DC19A2">
        <w:t> </w:t>
      </w:r>
      <w:r w:rsidR="004A543D">
        <w:t xml:space="preserve">km grid covering the </w:t>
      </w:r>
      <w:r w:rsidR="002030A1">
        <w:t xml:space="preserve">extent of the </w:t>
      </w:r>
      <w:r w:rsidR="004A543D">
        <w:t>CRA</w:t>
      </w:r>
      <w:r w:rsidR="00DC19A2">
        <w:t> </w:t>
      </w:r>
      <w:r w:rsidR="004A543D">
        <w:t>1 QMA (dashed blue squares), a 64</w:t>
      </w:r>
      <w:r w:rsidR="00DC19A2">
        <w:t> </w:t>
      </w:r>
      <w:r w:rsidR="004A543D">
        <w:t>km grid covering the CRA</w:t>
      </w:r>
      <w:r w:rsidR="00DC19A2">
        <w:t> </w:t>
      </w:r>
      <w:r w:rsidR="004A543D">
        <w:t>1 QMA (dashed red squares)</w:t>
      </w:r>
      <w:r w:rsidR="00A8359C">
        <w:t>, and the CRA 1 QMA (orange lines)</w:t>
      </w:r>
      <w:r w:rsidR="0058702E">
        <w:t>.</w:t>
      </w:r>
      <w:r w:rsidR="00931A71">
        <w:t xml:space="preserve"> The origin is also shown (green point).</w:t>
      </w:r>
      <w:ins w:id="93" w:author="Darcy Webber" w:date="2022-03-29T11:15:00Z">
        <w:r w:rsidR="00C012C1">
          <w:t xml:space="preserve"> All layers are presented in the equal area projection </w:t>
        </w:r>
        <w:r w:rsidR="00C012C1" w:rsidRPr="00A60493">
          <w:t>EPSG:9191</w:t>
        </w:r>
        <w:r w:rsidR="00C012C1">
          <w:t>.</w:t>
        </w:r>
      </w:ins>
    </w:p>
    <w:p w14:paraId="15AB758A" w14:textId="6DC8F4BD" w:rsidR="00BD68E7" w:rsidRDefault="00BD68E7" w:rsidP="00BD68E7">
      <w:pPr>
        <w:rPr>
          <w:ins w:id="94" w:author="Sophie Mormede" w:date="2022-03-29T09:24:00Z"/>
        </w:rPr>
      </w:pPr>
    </w:p>
    <w:p w14:paraId="34CFBEE6" w14:textId="77777777" w:rsidR="00BD68E7" w:rsidRDefault="00BD68E7" w:rsidP="00BD68E7">
      <w:pPr>
        <w:spacing w:after="0" w:line="240" w:lineRule="auto"/>
        <w:jc w:val="both"/>
        <w:rPr>
          <w:ins w:id="95" w:author="Sophie Mormede" w:date="2022-03-29T09:24:00Z"/>
        </w:rPr>
      </w:pPr>
      <w:commentRangeStart w:id="96"/>
      <w:commentRangeStart w:id="97"/>
      <w:ins w:id="98" w:author="Sophie Mormede" w:date="2022-03-29T09:24:00Z">
        <w:r w:rsidRPr="008247BE">
          <w:rPr>
            <w:rFonts w:ascii="Times New Roman" w:hAnsi="Times New Roman" w:cs="Times New Roman"/>
          </w:rPr>
          <w:lastRenderedPageBreak/>
          <w:t>The</w:t>
        </w:r>
        <w:r>
          <w:rPr>
            <w:rFonts w:ascii="Times New Roman" w:hAnsi="Times New Roman" w:cs="Times New Roman"/>
          </w:rPr>
          <w:t xml:space="preserve"> plot generated by this code illustr</w:t>
        </w:r>
        <w:r w:rsidRPr="00C37AA8">
          <w:rPr>
            <w:rFonts w:ascii="Times New Roman" w:hAnsi="Times New Roman" w:cs="Times New Roman"/>
          </w:rPr>
          <w:t>ates two 256 km grids covering the EEZ –</w:t>
        </w:r>
        <w:r>
          <w:rPr>
            <w:rFonts w:ascii="Times New Roman" w:hAnsi="Times New Roman" w:cs="Times New Roman"/>
          </w:rPr>
          <w:t xml:space="preserve">a vector of </w:t>
        </w:r>
        <w:r w:rsidRPr="00C37AA8">
          <w:rPr>
            <w:rFonts w:ascii="Times New Roman" w:hAnsi="Times New Roman" w:cs="Times New Roman"/>
          </w:rPr>
          <w:t xml:space="preserve">polygons </w:t>
        </w:r>
        <w:commentRangeEnd w:id="96"/>
        <w:r>
          <w:rPr>
            <w:rStyle w:val="CommentReference"/>
          </w:rPr>
          <w:commentReference w:id="96"/>
        </w:r>
        <w:commentRangeEnd w:id="97"/>
        <w:r>
          <w:rPr>
            <w:rStyle w:val="CommentReference"/>
          </w:rPr>
          <w:commentReference w:id="97"/>
        </w:r>
        <w:r w:rsidRPr="00C37AA8">
          <w:rPr>
            <w:rFonts w:ascii="Times New Roman" w:hAnsi="Times New Roman" w:cs="Times New Roman"/>
          </w:rPr>
          <w:t>and a raster (</w:t>
        </w:r>
        <w:r w:rsidRPr="00C37AA8">
          <w:rPr>
            <w:rFonts w:ascii="Times New Roman" w:hAnsi="Times New Roman" w:cs="Times New Roman"/>
          </w:rPr>
          <w:fldChar w:fldCharType="begin"/>
        </w:r>
        <w:r w:rsidRPr="00C37AA8">
          <w:rPr>
            <w:rFonts w:ascii="Times New Roman" w:hAnsi="Times New Roman" w:cs="Times New Roman"/>
          </w:rPr>
          <w:instrText xml:space="preserve"> REF _Ref90363996 \h </w:instrText>
        </w:r>
        <w:r>
          <w:rPr>
            <w:rFonts w:ascii="Times New Roman" w:hAnsi="Times New Roman" w:cs="Times New Roman"/>
          </w:rPr>
          <w:instrText xml:space="preserve"> \* MERGEFORMAT </w:instrText>
        </w:r>
      </w:ins>
      <w:r w:rsidRPr="00C37AA8">
        <w:rPr>
          <w:rFonts w:ascii="Times New Roman" w:hAnsi="Times New Roman" w:cs="Times New Roman"/>
        </w:rPr>
      </w:r>
      <w:ins w:id="99" w:author="Sophie Mormede" w:date="2022-03-29T09:24:00Z">
        <w:r w:rsidRPr="00C37AA8">
          <w:rPr>
            <w:rFonts w:ascii="Times New Roman" w:hAnsi="Times New Roman" w:cs="Times New Roman"/>
          </w:rPr>
          <w:fldChar w:fldCharType="separate"/>
        </w:r>
        <w:r w:rsidRPr="002C05EF">
          <w:rPr>
            <w:rFonts w:ascii="Times New Roman" w:hAnsi="Times New Roman" w:cs="Times New Roman"/>
          </w:rPr>
          <w:t>Figure 2</w:t>
        </w:r>
        <w:r w:rsidRPr="00C37AA8">
          <w:rPr>
            <w:rFonts w:ascii="Times New Roman" w:hAnsi="Times New Roman" w:cs="Times New Roman"/>
          </w:rPr>
          <w:fldChar w:fldCharType="end"/>
        </w:r>
        <w:r w:rsidRPr="00C37AA8">
          <w:rPr>
            <w:rFonts w:ascii="Times New Roman" w:hAnsi="Times New Roman" w:cs="Times New Roman"/>
          </w:rPr>
          <w:t>).</w:t>
        </w:r>
      </w:ins>
    </w:p>
    <w:p w14:paraId="5161ED0C" w14:textId="77777777" w:rsidR="00BD68E7" w:rsidRPr="00BD68E7" w:rsidDel="00BD68E7" w:rsidRDefault="00BD68E7">
      <w:pPr>
        <w:rPr>
          <w:del w:id="100" w:author="Sophie Mormede" w:date="2022-03-29T09:24:00Z"/>
          <w:rFonts w:ascii="Georgia" w:hAnsi="Georgia"/>
          <w:rPrChange w:id="101" w:author="Sophie Mormede" w:date="2022-03-29T09:24:00Z">
            <w:rPr>
              <w:del w:id="102" w:author="Sophie Mormede" w:date="2022-03-29T09:24:00Z"/>
            </w:rPr>
          </w:rPrChange>
        </w:rPr>
        <w:pPrChange w:id="103" w:author="Sophie Mormede" w:date="2022-03-29T09:24:00Z">
          <w:pPr>
            <w:pStyle w:val="Caption"/>
            <w:spacing w:after="0"/>
            <w:ind w:left="992" w:hanging="992"/>
            <w:jc w:val="both"/>
          </w:pPr>
        </w:pPrChange>
      </w:pPr>
    </w:p>
    <w:p w14:paraId="324A1E33" w14:textId="5E264AC3" w:rsidR="0058702E" w:rsidRDefault="0058702E" w:rsidP="00DF39B9">
      <w:pPr>
        <w:spacing w:after="0"/>
      </w:pPr>
    </w:p>
    <w:p w14:paraId="5B5CF393" w14:textId="33E01367" w:rsidR="00B01940" w:rsidRPr="00B01940" w:rsidRDefault="00F45E94" w:rsidP="00DF39B9">
      <w:pPr>
        <w:pStyle w:val="BodyText"/>
        <w:spacing w:after="0"/>
        <w:jc w:val="center"/>
      </w:pPr>
      <w:r>
        <w:rPr>
          <w:noProof/>
        </w:rPr>
        <w:drawing>
          <wp:inline distT="0" distB="0" distL="0" distR="0" wp14:anchorId="36552432" wp14:editId="12C0E497">
            <wp:extent cx="5288199" cy="69646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31"/>
                    <a:srcRect b="1223"/>
                    <a:stretch/>
                  </pic:blipFill>
                  <pic:spPr bwMode="auto">
                    <a:xfrm>
                      <a:off x="0" y="0"/>
                      <a:ext cx="5321194" cy="700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804ED" w14:textId="6BA65E66" w:rsidR="00A36C78" w:rsidRPr="00DE244F" w:rsidRDefault="001B0D7A" w:rsidP="002524BA">
      <w:pPr>
        <w:pStyle w:val="Caption"/>
        <w:spacing w:after="0"/>
        <w:ind w:left="992" w:hanging="992"/>
        <w:jc w:val="both"/>
        <w:rPr>
          <w:lang w:val="en-US"/>
        </w:rPr>
      </w:pPr>
      <w:bookmarkStart w:id="104" w:name="_Ref90363996"/>
      <w:r>
        <w:t>Figure </w:t>
      </w:r>
      <w:fldSimple w:instr=" SEQ Figure \* ARABIC ">
        <w:r w:rsidR="006A1BEE">
          <w:rPr>
            <w:noProof/>
          </w:rPr>
          <w:t>2</w:t>
        </w:r>
      </w:fldSimple>
      <w:bookmarkEnd w:id="104"/>
      <w:r w:rsidR="00A36C78">
        <w:t>:</w:t>
      </w:r>
      <w:r w:rsidR="002524BA">
        <w:tab/>
      </w:r>
      <w:r w:rsidR="00A36C78">
        <w:t xml:space="preserve">Example of </w:t>
      </w:r>
      <w:r w:rsidR="00940642">
        <w:t xml:space="preserve">a raster </w:t>
      </w:r>
      <w:r w:rsidR="00A36C78">
        <w:t>grid</w:t>
      </w:r>
      <w:r w:rsidR="00940642">
        <w:t xml:space="preserve"> (blue squares) and a polygon grid (dashed red </w:t>
      </w:r>
      <w:r w:rsidR="00310A66">
        <w:t>squares</w:t>
      </w:r>
      <w:r w:rsidR="00940642">
        <w:t>)</w:t>
      </w:r>
      <w:r w:rsidR="00A36C78">
        <w:t>.</w:t>
      </w:r>
      <w:r w:rsidR="00D33395">
        <w:t xml:space="preserve"> </w:t>
      </w:r>
      <w:r w:rsidR="00022B7A">
        <w:t>The origin is also shown (green point).</w:t>
      </w:r>
      <w:ins w:id="105" w:author="Darcy Webber" w:date="2022-03-29T11:15:00Z">
        <w:r w:rsidR="00043342">
          <w:t xml:space="preserve"> All layers are presented in the equal area projection </w:t>
        </w:r>
        <w:r w:rsidR="00043342" w:rsidRPr="00A60493">
          <w:t>EPSG:9191</w:t>
        </w:r>
        <w:r w:rsidR="00043342">
          <w:t>.</w:t>
        </w:r>
      </w:ins>
    </w:p>
    <w:p w14:paraId="7D81F997" w14:textId="29E3B604" w:rsidR="009209F9" w:rsidRPr="00DF39B9" w:rsidRDefault="009209F9" w:rsidP="002F064B">
      <w:pPr>
        <w:pStyle w:val="BodyText"/>
        <w:tabs>
          <w:tab w:val="left" w:pos="1365"/>
        </w:tabs>
        <w:rPr>
          <w:rFonts w:ascii="Times New Roman" w:hAnsi="Times New Roman" w:cs="Times New Roman"/>
        </w:rPr>
      </w:pPr>
    </w:p>
    <w:bookmarkEnd w:id="44"/>
    <w:bookmarkEnd w:id="64"/>
    <w:p w14:paraId="02AAC89C" w14:textId="77777777" w:rsidR="00940642" w:rsidRDefault="00940642">
      <w:pPr>
        <w:spacing w:after="0" w:line="240" w:lineRule="auto"/>
        <w:rPr>
          <w:rFonts w:ascii="Arial" w:hAnsi="Arial"/>
          <w:b/>
          <w:kern w:val="28"/>
          <w:szCs w:val="20"/>
        </w:rPr>
      </w:pPr>
      <w:r>
        <w:br w:type="page"/>
      </w:r>
    </w:p>
    <w:p w14:paraId="062CFA96" w14:textId="37B700E9" w:rsidR="005E6CCF" w:rsidRPr="002524BA" w:rsidRDefault="005E6CCF" w:rsidP="002524BA">
      <w:pPr>
        <w:pStyle w:val="Heading1"/>
        <w:spacing w:before="0" w:after="0" w:line="240" w:lineRule="auto"/>
        <w:ind w:left="709" w:hanging="709"/>
        <w:rPr>
          <w:rFonts w:ascii="Arial Bold" w:hAnsi="Arial Bold"/>
          <w:caps/>
        </w:rPr>
      </w:pPr>
      <w:bookmarkStart w:id="106" w:name="_Toc99035324"/>
      <w:r w:rsidRPr="002524BA">
        <w:rPr>
          <w:rFonts w:ascii="Arial Bold" w:hAnsi="Arial Bold"/>
          <w:caps/>
        </w:rPr>
        <w:lastRenderedPageBreak/>
        <w:t>Discussion</w:t>
      </w:r>
      <w:bookmarkEnd w:id="106"/>
    </w:p>
    <w:p w14:paraId="0696072A" w14:textId="77777777" w:rsidR="005E6CCF" w:rsidRDefault="005E6CCF" w:rsidP="005E6CCF">
      <w:pPr>
        <w:spacing w:after="0"/>
        <w:jc w:val="both"/>
        <w:rPr>
          <w:rFonts w:ascii="Times New Roman" w:hAnsi="Times New Roman" w:cs="Times New Roman"/>
        </w:rPr>
      </w:pPr>
    </w:p>
    <w:p w14:paraId="4BCA3C05" w14:textId="49B1DFEE" w:rsidR="00A11446" w:rsidRDefault="00204982" w:rsidP="002524BA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Wood et al. (</w:t>
      </w:r>
      <w:r w:rsidR="00E90793">
        <w:rPr>
          <w:rFonts w:ascii="Times New Roman" w:hAnsi="Times New Roman" w:cs="Times New Roman"/>
        </w:rPr>
        <w:t>2020</w:t>
      </w:r>
      <w:r>
        <w:rPr>
          <w:rFonts w:ascii="Times New Roman" w:hAnsi="Times New Roman" w:cs="Times New Roman"/>
        </w:rPr>
        <w:t>)</w:t>
      </w:r>
      <w:r w:rsidR="000B68EC">
        <w:rPr>
          <w:rFonts w:ascii="Times New Roman" w:hAnsi="Times New Roman" w:cs="Times New Roman"/>
        </w:rPr>
        <w:t xml:space="preserve"> have suggested that a standard grid should be used so that r</w:t>
      </w:r>
      <w:r w:rsidR="000B68EC" w:rsidRPr="00DF39B9">
        <w:rPr>
          <w:rFonts w:ascii="Times New Roman" w:hAnsi="Times New Roman" w:cs="Times New Roman"/>
        </w:rPr>
        <w:t xml:space="preserve">esampling issues are minimised compared with trying to resample grids created in different </w:t>
      </w:r>
      <w:r w:rsidR="00EA16FF">
        <w:rPr>
          <w:rFonts w:ascii="Times New Roman" w:hAnsi="Times New Roman" w:cs="Times New Roman"/>
        </w:rPr>
        <w:t xml:space="preserve">projections </w:t>
      </w:r>
      <w:r w:rsidR="000B68EC" w:rsidRPr="00DF39B9">
        <w:rPr>
          <w:rFonts w:ascii="Times New Roman" w:hAnsi="Times New Roman" w:cs="Times New Roman"/>
        </w:rPr>
        <w:t xml:space="preserve">enabling data </w:t>
      </w:r>
      <w:r w:rsidR="00EA16FF">
        <w:rPr>
          <w:rFonts w:ascii="Times New Roman" w:hAnsi="Times New Roman" w:cs="Times New Roman"/>
        </w:rPr>
        <w:t>from</w:t>
      </w:r>
      <w:r w:rsidR="000B68EC" w:rsidRPr="00DF39B9">
        <w:rPr>
          <w:rFonts w:ascii="Times New Roman" w:hAnsi="Times New Roman" w:cs="Times New Roman"/>
        </w:rPr>
        <w:t xml:space="preserve"> </w:t>
      </w:r>
      <w:r w:rsidR="00EA16FF">
        <w:rPr>
          <w:rFonts w:ascii="Times New Roman" w:hAnsi="Times New Roman" w:cs="Times New Roman"/>
        </w:rPr>
        <w:t xml:space="preserve">different </w:t>
      </w:r>
      <w:r w:rsidR="000B68EC" w:rsidRPr="00DF39B9">
        <w:rPr>
          <w:rFonts w:ascii="Times New Roman" w:hAnsi="Times New Roman" w:cs="Times New Roman"/>
        </w:rPr>
        <w:t xml:space="preserve">research projects </w:t>
      </w:r>
      <w:r w:rsidR="00EA16FF">
        <w:rPr>
          <w:rFonts w:ascii="Times New Roman" w:hAnsi="Times New Roman" w:cs="Times New Roman"/>
        </w:rPr>
        <w:t xml:space="preserve">to be easily reused or </w:t>
      </w:r>
      <w:r w:rsidR="003F4113">
        <w:rPr>
          <w:rFonts w:ascii="Times New Roman" w:hAnsi="Times New Roman" w:cs="Times New Roman"/>
        </w:rPr>
        <w:t xml:space="preserve">integrated in subsequent </w:t>
      </w:r>
      <w:r w:rsidR="00740B68">
        <w:rPr>
          <w:rFonts w:ascii="Times New Roman" w:hAnsi="Times New Roman" w:cs="Times New Roman"/>
        </w:rPr>
        <w:t>research</w:t>
      </w:r>
      <w:r w:rsidR="000C5B26">
        <w:rPr>
          <w:rFonts w:ascii="Times New Roman" w:hAnsi="Times New Roman" w:cs="Times New Roman"/>
        </w:rPr>
        <w:t>.</w:t>
      </w:r>
      <w:r w:rsidR="00A11446">
        <w:rPr>
          <w:rFonts w:ascii="Times New Roman" w:hAnsi="Times New Roman" w:cs="Times New Roman"/>
        </w:rPr>
        <w:t xml:space="preserve"> However,</w:t>
      </w:r>
      <w:r w:rsidR="003F4113">
        <w:rPr>
          <w:rFonts w:ascii="Times New Roman" w:hAnsi="Times New Roman" w:cs="Times New Roman"/>
        </w:rPr>
        <w:t xml:space="preserve"> </w:t>
      </w:r>
      <w:r w:rsidR="00A11446">
        <w:rPr>
          <w:rFonts w:ascii="Times New Roman" w:hAnsi="Times New Roman" w:cs="Times New Roman"/>
        </w:rPr>
        <w:t>resampling issues are likely to be outweighed by any error associated with various spatial data sets in marine research</w:t>
      </w:r>
      <w:r w:rsidR="004E0D7E">
        <w:rPr>
          <w:rFonts w:ascii="Times New Roman" w:hAnsi="Times New Roman" w:cs="Times New Roman"/>
        </w:rPr>
        <w:t xml:space="preserve"> (e.g., seabird distribution maps estimated using observer and/or tracking data)</w:t>
      </w:r>
      <w:r w:rsidR="00A11446">
        <w:rPr>
          <w:rFonts w:ascii="Times New Roman" w:hAnsi="Times New Roman" w:cs="Times New Roman"/>
        </w:rPr>
        <w:t>.</w:t>
      </w:r>
      <w:r w:rsidR="008E77A1">
        <w:rPr>
          <w:rFonts w:ascii="Times New Roman" w:hAnsi="Times New Roman" w:cs="Times New Roman"/>
        </w:rPr>
        <w:t xml:space="preserve"> Despite this, it </w:t>
      </w:r>
      <w:r w:rsidR="00813E64">
        <w:rPr>
          <w:rFonts w:ascii="Times New Roman" w:hAnsi="Times New Roman" w:cs="Times New Roman"/>
        </w:rPr>
        <w:t>is</w:t>
      </w:r>
      <w:r w:rsidR="008E77A1">
        <w:rPr>
          <w:rFonts w:ascii="Times New Roman" w:hAnsi="Times New Roman" w:cs="Times New Roman"/>
        </w:rPr>
        <w:t xml:space="preserve"> still use</w:t>
      </w:r>
      <w:r w:rsidR="00813E64">
        <w:rPr>
          <w:rFonts w:ascii="Times New Roman" w:hAnsi="Times New Roman" w:cs="Times New Roman"/>
        </w:rPr>
        <w:t>ful</w:t>
      </w:r>
      <w:r w:rsidR="008E77A1">
        <w:rPr>
          <w:rFonts w:ascii="Times New Roman" w:hAnsi="Times New Roman" w:cs="Times New Roman"/>
        </w:rPr>
        <w:t xml:space="preserve"> to share some common attributes of spatial outputs across </w:t>
      </w:r>
      <w:r w:rsidR="004E0D7E">
        <w:rPr>
          <w:rFonts w:ascii="Times New Roman" w:hAnsi="Times New Roman" w:cs="Times New Roman"/>
        </w:rPr>
        <w:t>some Fisheries</w:t>
      </w:r>
      <w:r w:rsidR="008E77A1">
        <w:rPr>
          <w:rFonts w:ascii="Times New Roman" w:hAnsi="Times New Roman" w:cs="Times New Roman"/>
        </w:rPr>
        <w:t xml:space="preserve"> New Zealand </w:t>
      </w:r>
      <w:r w:rsidR="003F4113">
        <w:rPr>
          <w:rFonts w:ascii="Times New Roman" w:hAnsi="Times New Roman" w:cs="Times New Roman"/>
        </w:rPr>
        <w:t xml:space="preserve">and central government </w:t>
      </w:r>
      <w:r w:rsidR="008E77A1">
        <w:rPr>
          <w:rFonts w:ascii="Times New Roman" w:hAnsi="Times New Roman" w:cs="Times New Roman"/>
        </w:rPr>
        <w:t>projects.</w:t>
      </w:r>
      <w:r w:rsidR="00845600">
        <w:rPr>
          <w:rFonts w:ascii="Times New Roman" w:hAnsi="Times New Roman" w:cs="Times New Roman"/>
        </w:rPr>
        <w:t xml:space="preserve"> The R package </w:t>
      </w:r>
      <w:r w:rsidR="00371784">
        <w:rPr>
          <w:rFonts w:ascii="Times New Roman" w:hAnsi="Times New Roman" w:cs="Times New Roman"/>
        </w:rPr>
        <w:t>‘</w:t>
      </w:r>
      <w:proofErr w:type="spellStart"/>
      <w:r w:rsidR="00845600">
        <w:rPr>
          <w:rFonts w:ascii="Times New Roman" w:hAnsi="Times New Roman" w:cs="Times New Roman"/>
        </w:rPr>
        <w:t>nzsf</w:t>
      </w:r>
      <w:proofErr w:type="spellEnd"/>
      <w:r w:rsidR="00371784">
        <w:rPr>
          <w:rFonts w:ascii="Times New Roman" w:hAnsi="Times New Roman" w:cs="Times New Roman"/>
        </w:rPr>
        <w:t>’</w:t>
      </w:r>
      <w:r w:rsidR="00845600">
        <w:rPr>
          <w:rFonts w:ascii="Times New Roman" w:hAnsi="Times New Roman" w:cs="Times New Roman"/>
        </w:rPr>
        <w:t xml:space="preserve"> enables users to easily generate standard grids and provides several other useful functions for developing plots of these standard grids.</w:t>
      </w:r>
    </w:p>
    <w:p w14:paraId="5D2983E6" w14:textId="6CC3A280" w:rsidR="00D6692D" w:rsidRDefault="00D6692D" w:rsidP="002524B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DA7785F" w14:textId="77777777" w:rsidR="00D6692D" w:rsidRPr="002524BA" w:rsidRDefault="00D6692D" w:rsidP="00C266E9">
      <w:pPr>
        <w:pStyle w:val="Heading1"/>
        <w:spacing w:before="220" w:after="0" w:line="240" w:lineRule="auto"/>
        <w:ind w:left="709" w:hanging="709"/>
        <w:jc w:val="both"/>
        <w:rPr>
          <w:rFonts w:ascii="Arial Bold" w:hAnsi="Arial Bold"/>
          <w:caps/>
        </w:rPr>
      </w:pPr>
      <w:bookmarkStart w:id="107" w:name="_Toc69810252"/>
      <w:bookmarkStart w:id="108" w:name="_Toc98537094"/>
      <w:bookmarkStart w:id="109" w:name="_Toc99035325"/>
      <w:r w:rsidRPr="002524BA">
        <w:rPr>
          <w:rFonts w:ascii="Arial Bold" w:hAnsi="Arial Bold"/>
          <w:caps/>
        </w:rPr>
        <w:t>A</w:t>
      </w:r>
      <w:bookmarkEnd w:id="107"/>
      <w:r w:rsidRPr="002524BA">
        <w:rPr>
          <w:rFonts w:ascii="Arial Bold" w:hAnsi="Arial Bold"/>
          <w:caps/>
        </w:rPr>
        <w:t>cknowledgements</w:t>
      </w:r>
      <w:bookmarkEnd w:id="108"/>
      <w:bookmarkEnd w:id="109"/>
    </w:p>
    <w:p w14:paraId="7CC1B457" w14:textId="77777777" w:rsidR="00D6692D" w:rsidRPr="002C05EF" w:rsidRDefault="00D6692D" w:rsidP="0034564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E307A06" w14:textId="2E19AA72" w:rsidR="00D6692D" w:rsidRPr="0083150D" w:rsidRDefault="00D6692D" w:rsidP="0034564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3150D">
        <w:rPr>
          <w:rFonts w:ascii="Times New Roman" w:hAnsi="Times New Roman" w:cs="Times New Roman"/>
        </w:rPr>
        <w:t>We thank Fisheries New Zealand who awarded the contracts ENV2020-04</w:t>
      </w:r>
      <w:r w:rsidR="007B27C8" w:rsidRPr="0083150D">
        <w:rPr>
          <w:rFonts w:ascii="Times New Roman" w:hAnsi="Times New Roman" w:cs="Times New Roman"/>
        </w:rPr>
        <w:t>, ENV2020-20</w:t>
      </w:r>
      <w:ins w:id="110" w:author="Susan Jane Baird" w:date="2022-03-28T11:39:00Z">
        <w:r w:rsidR="005C506E">
          <w:rPr>
            <w:rFonts w:ascii="Times New Roman" w:hAnsi="Times New Roman" w:cs="Times New Roman"/>
          </w:rPr>
          <w:t>,</w:t>
        </w:r>
      </w:ins>
      <w:r w:rsidRPr="0083150D">
        <w:rPr>
          <w:rFonts w:ascii="Times New Roman" w:hAnsi="Times New Roman" w:cs="Times New Roman"/>
        </w:rPr>
        <w:t xml:space="preserve"> and PRO2019-09 to </w:t>
      </w:r>
      <w:r w:rsidR="007B27C8" w:rsidRPr="0083150D">
        <w:rPr>
          <w:rFonts w:ascii="Times New Roman" w:hAnsi="Times New Roman" w:cs="Times New Roman"/>
        </w:rPr>
        <w:t>soFish Consulting Ltd, CEscape Consultancy Services</w:t>
      </w:r>
      <w:ins w:id="111" w:author="Susan Jane Baird" w:date="2022-03-28T11:40:00Z">
        <w:r w:rsidR="005C506E">
          <w:rPr>
            <w:rFonts w:ascii="Times New Roman" w:hAnsi="Times New Roman" w:cs="Times New Roman"/>
          </w:rPr>
          <w:t>,</w:t>
        </w:r>
      </w:ins>
      <w:r w:rsidRPr="0083150D">
        <w:rPr>
          <w:rFonts w:ascii="Times New Roman" w:hAnsi="Times New Roman" w:cs="Times New Roman"/>
        </w:rPr>
        <w:t xml:space="preserve"> and Quantifish Ltd, respectively.</w:t>
      </w:r>
      <w:r w:rsidR="0030259A" w:rsidRPr="0083150D">
        <w:rPr>
          <w:rFonts w:ascii="Times New Roman" w:hAnsi="Times New Roman" w:cs="Times New Roman"/>
        </w:rPr>
        <w:t xml:space="preserve"> We also thank Fabrice Stephenson and Campbell Murray (</w:t>
      </w:r>
      <w:del w:id="112" w:author="Susan Jane Baird" w:date="2022-03-28T11:40:00Z">
        <w:r w:rsidR="0030259A" w:rsidRPr="0083150D" w:rsidDel="005C506E">
          <w:rPr>
            <w:rFonts w:ascii="Times New Roman" w:hAnsi="Times New Roman" w:cs="Times New Roman"/>
          </w:rPr>
          <w:delText>FNZ</w:delText>
        </w:r>
      </w:del>
      <w:ins w:id="113" w:author="Susan Jane Baird" w:date="2022-03-28T11:40:00Z">
        <w:r w:rsidR="005C506E">
          <w:rPr>
            <w:rFonts w:ascii="Times New Roman" w:hAnsi="Times New Roman" w:cs="Times New Roman"/>
          </w:rPr>
          <w:t>Fisheries New Zealand</w:t>
        </w:r>
      </w:ins>
      <w:r w:rsidR="0030259A" w:rsidRPr="0083150D">
        <w:rPr>
          <w:rFonts w:ascii="Times New Roman" w:hAnsi="Times New Roman" w:cs="Times New Roman"/>
        </w:rPr>
        <w:t xml:space="preserve">) for reviewing this report.  </w:t>
      </w:r>
    </w:p>
    <w:p w14:paraId="0C673C6C" w14:textId="77777777" w:rsidR="00D6692D" w:rsidRDefault="00D6692D" w:rsidP="002524B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95AB253" w14:textId="21916E6A" w:rsidR="00124371" w:rsidRPr="0034564C" w:rsidRDefault="00124371" w:rsidP="0034564C">
      <w:pPr>
        <w:pStyle w:val="Heading1"/>
        <w:spacing w:before="220" w:after="0" w:line="240" w:lineRule="auto"/>
        <w:ind w:left="709" w:hanging="709"/>
        <w:jc w:val="both"/>
        <w:rPr>
          <w:rFonts w:ascii="Arial Bold" w:hAnsi="Arial Bold"/>
          <w:caps/>
        </w:rPr>
      </w:pPr>
      <w:bookmarkStart w:id="114" w:name="_Toc99035326"/>
      <w:r w:rsidRPr="0034564C">
        <w:rPr>
          <w:rFonts w:ascii="Arial Bold" w:hAnsi="Arial Bold"/>
          <w:caps/>
        </w:rPr>
        <w:t>References</w:t>
      </w:r>
      <w:bookmarkEnd w:id="114"/>
    </w:p>
    <w:p w14:paraId="1777E037" w14:textId="77777777" w:rsidR="00124371" w:rsidRDefault="00124371" w:rsidP="002524B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BE7F747" w14:textId="460BCDE4" w:rsidR="00AA6C55" w:rsidRDefault="00892A93" w:rsidP="00FB1B53">
      <w:pPr>
        <w:spacing w:after="0" w:line="240" w:lineRule="auto"/>
        <w:ind w:left="1026" w:hanging="1026"/>
        <w:jc w:val="both"/>
        <w:rPr>
          <w:rFonts w:ascii="Times New Roman" w:hAnsi="Times New Roman" w:cs="Times New Roman"/>
        </w:rPr>
      </w:pPr>
      <w:bookmarkStart w:id="115" w:name="_Hlk99361564"/>
      <w:r w:rsidRPr="00892A93">
        <w:rPr>
          <w:rFonts w:ascii="Times New Roman" w:hAnsi="Times New Roman" w:cs="Times New Roman"/>
        </w:rPr>
        <w:t>Wood, B.; Finucci, B.; Black, J. (</w:t>
      </w:r>
      <w:r w:rsidR="00E90793">
        <w:rPr>
          <w:rFonts w:ascii="Times New Roman" w:hAnsi="Times New Roman" w:cs="Times New Roman"/>
        </w:rPr>
        <w:t>2020</w:t>
      </w:r>
      <w:r w:rsidRPr="00892A93">
        <w:rPr>
          <w:rFonts w:ascii="Times New Roman" w:hAnsi="Times New Roman" w:cs="Times New Roman"/>
        </w:rPr>
        <w:t>). A standardised approach for creating spatial grids</w:t>
      </w:r>
      <w:r w:rsidR="00A560AD">
        <w:rPr>
          <w:rFonts w:ascii="Times New Roman" w:hAnsi="Times New Roman" w:cs="Times New Roman"/>
        </w:rPr>
        <w:t xml:space="preserve"> </w:t>
      </w:r>
      <w:r w:rsidRPr="00892A93">
        <w:rPr>
          <w:rFonts w:ascii="Times New Roman" w:hAnsi="Times New Roman" w:cs="Times New Roman"/>
        </w:rPr>
        <w:t>for New Zealand marine environment and species data</w:t>
      </w:r>
      <w:ins w:id="116" w:author="Susan Jane Baird" w:date="2022-03-28T11:47:00Z">
        <w:r w:rsidR="000135A9">
          <w:rPr>
            <w:rFonts w:ascii="Times New Roman" w:hAnsi="Times New Roman" w:cs="Times New Roman"/>
          </w:rPr>
          <w:t xml:space="preserve">. </w:t>
        </w:r>
      </w:ins>
      <w:ins w:id="117" w:author="Susan Jane Baird" w:date="2022-03-28T12:03:00Z">
        <w:r w:rsidR="00FF66B9">
          <w:rPr>
            <w:rFonts w:ascii="Times New Roman" w:hAnsi="Times New Roman" w:cs="Times New Roman"/>
          </w:rPr>
          <w:t xml:space="preserve">(Unpublished </w:t>
        </w:r>
      </w:ins>
      <w:ins w:id="118" w:author="Susan Jane Baird" w:date="2022-03-28T12:04:00Z">
        <w:r w:rsidR="00FF66B9">
          <w:rPr>
            <w:rFonts w:ascii="Times New Roman" w:hAnsi="Times New Roman" w:cs="Times New Roman"/>
          </w:rPr>
          <w:t xml:space="preserve">report held by Fisheries New </w:t>
        </w:r>
        <w:bookmarkEnd w:id="115"/>
        <w:r w:rsidR="00FF66B9">
          <w:rPr>
            <w:rFonts w:ascii="Times New Roman" w:hAnsi="Times New Roman" w:cs="Times New Roman"/>
          </w:rPr>
          <w:t xml:space="preserve">Zealand.) </w:t>
        </w:r>
      </w:ins>
      <w:del w:id="119" w:author="Susan Jane Baird" w:date="2022-03-28T12:04:00Z">
        <w:r w:rsidR="00E90793" w:rsidDel="00FF66B9">
          <w:rPr>
            <w:rFonts w:ascii="Times New Roman" w:hAnsi="Times New Roman" w:cs="Times New Roman"/>
          </w:rPr>
          <w:delText xml:space="preserve">, </w:delText>
        </w:r>
        <w:commentRangeStart w:id="120"/>
        <w:commentRangeStart w:id="121"/>
        <w:r w:rsidR="00E90793" w:rsidDel="00FF66B9">
          <w:rPr>
            <w:rFonts w:ascii="Times New Roman" w:hAnsi="Times New Roman" w:cs="Times New Roman"/>
          </w:rPr>
          <w:delText>Technical Report, National Institute of Water and Atmospheric Research.</w:delText>
        </w:r>
        <w:commentRangeEnd w:id="120"/>
        <w:r w:rsidR="005C506E" w:rsidDel="00FF66B9">
          <w:rPr>
            <w:rStyle w:val="CommentReference"/>
          </w:rPr>
          <w:commentReference w:id="120"/>
        </w:r>
      </w:del>
      <w:commentRangeEnd w:id="121"/>
      <w:r w:rsidR="00BD68E7">
        <w:rPr>
          <w:rStyle w:val="CommentReference"/>
        </w:rPr>
        <w:commentReference w:id="121"/>
      </w:r>
    </w:p>
    <w:p w14:paraId="584D0478" w14:textId="77777777" w:rsidR="0070538C" w:rsidRDefault="0070538C" w:rsidP="00DF39B9">
      <w:pPr>
        <w:spacing w:after="0"/>
        <w:jc w:val="both"/>
        <w:rPr>
          <w:rFonts w:ascii="Times New Roman" w:hAnsi="Times New Roman" w:cs="Times New Roman"/>
        </w:rPr>
      </w:pPr>
    </w:p>
    <w:p w14:paraId="5DFB25DB" w14:textId="73D38EB9" w:rsidR="006E39BE" w:rsidRPr="00C266E9" w:rsidRDefault="006E39BE" w:rsidP="00C266E9">
      <w:pPr>
        <w:pStyle w:val="Heading1"/>
        <w:spacing w:before="220" w:after="0" w:line="240" w:lineRule="auto"/>
        <w:ind w:left="709" w:hanging="709"/>
        <w:rPr>
          <w:rFonts w:ascii="Arial Bold" w:hAnsi="Arial Bold"/>
          <w:caps/>
        </w:rPr>
      </w:pPr>
      <w:bookmarkStart w:id="122" w:name="_Toc99035327"/>
      <w:r w:rsidRPr="00C266E9">
        <w:rPr>
          <w:rFonts w:ascii="Arial Bold" w:hAnsi="Arial Bold"/>
          <w:caps/>
        </w:rPr>
        <w:t>Appendix</w:t>
      </w:r>
      <w:bookmarkEnd w:id="122"/>
    </w:p>
    <w:p w14:paraId="06E8374D" w14:textId="77777777" w:rsidR="006E39BE" w:rsidRDefault="006E39BE" w:rsidP="006E39BE">
      <w:pPr>
        <w:spacing w:after="0"/>
        <w:jc w:val="both"/>
        <w:rPr>
          <w:rFonts w:ascii="Times New Roman" w:hAnsi="Times New Roman" w:cs="Times New Roman"/>
        </w:rPr>
      </w:pPr>
    </w:p>
    <w:p w14:paraId="301399DF" w14:textId="4BA658E5" w:rsidR="006E2A36" w:rsidRDefault="00424CE7" w:rsidP="00EF0247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written in R is supplied here so that the </w:t>
      </w:r>
      <w:r w:rsidR="00D50466"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get_standard_grid</w:t>
      </w:r>
      <w:proofErr w:type="spellEnd"/>
      <w:r w:rsidR="00D50466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function can be replicated without using the </w:t>
      </w:r>
      <w:r w:rsidR="00D50466"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nzsf</w:t>
      </w:r>
      <w:proofErr w:type="spellEnd"/>
      <w:r w:rsidR="00D50466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package.</w:t>
      </w:r>
    </w:p>
    <w:p w14:paraId="24266C0D" w14:textId="77777777" w:rsidR="0093135A" w:rsidRPr="006E2A36" w:rsidRDefault="0093135A" w:rsidP="00DF39B9">
      <w:pPr>
        <w:spacing w:after="0"/>
      </w:pPr>
    </w:p>
    <w:p w14:paraId="0B6C57D2" w14:textId="5E1681CC" w:rsidR="006278C6" w:rsidRPr="00DF39B9" w:rsidRDefault="009D3394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library</w:t>
      </w:r>
      <w:r w:rsidR="006278C6" w:rsidRPr="00DF39B9">
        <w:rPr>
          <w:rFonts w:ascii="Cambria Math" w:hAnsi="Cambria Math"/>
        </w:rPr>
        <w:t>(sf)</w:t>
      </w:r>
    </w:p>
    <w:p w14:paraId="5671D30D" w14:textId="351F2FDD" w:rsidR="006278C6" w:rsidRPr="00DF39B9" w:rsidRDefault="009D3394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library</w:t>
      </w:r>
      <w:r w:rsidRPr="009D3394">
        <w:rPr>
          <w:rFonts w:ascii="Cambria Math" w:hAnsi="Cambria Math"/>
        </w:rPr>
        <w:t xml:space="preserve"> </w:t>
      </w:r>
      <w:r w:rsidR="006278C6" w:rsidRPr="00DF39B9">
        <w:rPr>
          <w:rFonts w:ascii="Cambria Math" w:hAnsi="Cambria Math"/>
        </w:rPr>
        <w:t>(raster)</w:t>
      </w:r>
    </w:p>
    <w:p w14:paraId="67BA89AA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710DAE4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># Get Fisheries New Zealand standard grid origin</w:t>
      </w:r>
    </w:p>
    <w:p w14:paraId="34E4071A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2AF14F8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# </w:t>
      </w:r>
      <w:proofErr w:type="spellStart"/>
      <w:r w:rsidRPr="005D40AB">
        <w:rPr>
          <w:rFonts w:ascii="Cambria Math" w:hAnsi="Cambria Math"/>
        </w:rPr>
        <w:t>cell_size</w:t>
      </w:r>
      <w:proofErr w:type="spellEnd"/>
      <w:r w:rsidRPr="005D40AB">
        <w:rPr>
          <w:rFonts w:ascii="Cambria Math" w:hAnsi="Cambria Math"/>
        </w:rPr>
        <w:t>: square grid boundary length in km</w:t>
      </w:r>
    </w:p>
    <w:p w14:paraId="0684DB24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# </w:t>
      </w:r>
      <w:proofErr w:type="spellStart"/>
      <w:r w:rsidRPr="005D40AB">
        <w:rPr>
          <w:rFonts w:ascii="Cambria Math" w:hAnsi="Cambria Math"/>
        </w:rPr>
        <w:t>bounding_box</w:t>
      </w:r>
      <w:proofErr w:type="spellEnd"/>
      <w:r w:rsidRPr="005D40AB">
        <w:rPr>
          <w:rFonts w:ascii="Cambria Math" w:hAnsi="Cambria Math"/>
        </w:rPr>
        <w:t xml:space="preserve">: limits generated from call to </w:t>
      </w:r>
      <w:proofErr w:type="gramStart"/>
      <w:r w:rsidRPr="005D40AB">
        <w:rPr>
          <w:rFonts w:ascii="Cambria Math" w:hAnsi="Cambria Math"/>
        </w:rPr>
        <w:t>sf::</w:t>
      </w:r>
      <w:proofErr w:type="spellStart"/>
      <w:proofErr w:type="gramEnd"/>
      <w:r w:rsidRPr="005D40AB">
        <w:rPr>
          <w:rFonts w:ascii="Cambria Math" w:hAnsi="Cambria Math"/>
        </w:rPr>
        <w:t>st_bbox</w:t>
      </w:r>
      <w:proofErr w:type="spellEnd"/>
      <w:r w:rsidRPr="005D40AB">
        <w:rPr>
          <w:rFonts w:ascii="Cambria Math" w:hAnsi="Cambria Math"/>
        </w:rPr>
        <w:t>()</w:t>
      </w:r>
    </w:p>
    <w:p w14:paraId="31D7B98A" w14:textId="58DB0E1C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# anchor: the </w:t>
      </w:r>
      <w:r w:rsidR="00387BE6">
        <w:rPr>
          <w:rFonts w:ascii="Cambria Math" w:hAnsi="Cambria Math"/>
        </w:rPr>
        <w:t xml:space="preserve">origin </w:t>
      </w:r>
      <w:r w:rsidRPr="005D40AB">
        <w:rPr>
          <w:rFonts w:ascii="Cambria Math" w:hAnsi="Cambria Math"/>
        </w:rPr>
        <w:t>point</w:t>
      </w:r>
    </w:p>
    <w:p w14:paraId="3BF5A538" w14:textId="77777777" w:rsidR="00F77F82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7A4026D4" w14:textId="5E11C48F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proofErr w:type="spellStart"/>
      <w:r w:rsidRPr="00DF39B9">
        <w:rPr>
          <w:rFonts w:ascii="Cambria Math" w:hAnsi="Cambria Math"/>
        </w:rPr>
        <w:t>get_standard_grid_origin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gramStart"/>
      <w:r w:rsidRPr="00DF39B9">
        <w:rPr>
          <w:rFonts w:ascii="Cambria Math" w:hAnsi="Cambria Math"/>
        </w:rPr>
        <w:t>function(</w:t>
      </w:r>
      <w:proofErr w:type="spellStart"/>
      <w:proofErr w:type="gramEnd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  <w:proofErr w:type="spellStart"/>
      <w:r w:rsidRPr="00DF39B9">
        <w:rPr>
          <w:rFonts w:ascii="Cambria Math" w:hAnsi="Cambria Math"/>
        </w:rPr>
        <w:t>bounding_box</w:t>
      </w:r>
      <w:proofErr w:type="spellEnd"/>
      <w:r w:rsidRPr="00DF39B9">
        <w:rPr>
          <w:rFonts w:ascii="Cambria Math" w:hAnsi="Cambria Math"/>
        </w:rPr>
        <w:t>, anchor = c(0, 422600)) {</w:t>
      </w:r>
    </w:p>
    <w:p w14:paraId="6AAE9975" w14:textId="77777777" w:rsidR="00886D75" w:rsidRPr="00DF39B9" w:rsidRDefault="00886D75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0A1E9EB0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 * 1000</w:t>
      </w:r>
    </w:p>
    <w:p w14:paraId="53BA693A" w14:textId="03FDE73C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proofErr w:type="spellStart"/>
      <w:r w:rsidRPr="00DF39B9">
        <w:rPr>
          <w:rFonts w:ascii="Cambria Math" w:hAnsi="Cambria Math"/>
        </w:rPr>
        <w:t>stnd_cell_size</w:t>
      </w:r>
      <w:proofErr w:type="spellEnd"/>
      <w:r w:rsidRPr="00DF39B9">
        <w:rPr>
          <w:rFonts w:ascii="Cambria Math" w:hAnsi="Cambria Math"/>
        </w:rPr>
        <w:t xml:space="preserve"> &lt;- </w:t>
      </w:r>
      <w:proofErr w:type="gramStart"/>
      <w:r w:rsidRPr="00DF39B9">
        <w:rPr>
          <w:rFonts w:ascii="Cambria Math" w:hAnsi="Cambria Math"/>
        </w:rPr>
        <w:t>c(</w:t>
      </w:r>
      <w:proofErr w:type="gramEnd"/>
      <w:r w:rsidRPr="00DF39B9">
        <w:rPr>
          <w:rFonts w:ascii="Cambria Math" w:hAnsi="Cambria Math"/>
        </w:rPr>
        <w:t>250, 500, 1000, 2000, 4000, 8000, 16000, 32000, 64000)</w:t>
      </w:r>
    </w:p>
    <w:p w14:paraId="3E9CA9C3" w14:textId="77777777" w:rsidR="005B6A7D" w:rsidRPr="00DF39B9" w:rsidRDefault="005B6A7D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163C51E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if </w:t>
      </w:r>
      <w:proofErr w:type="gramStart"/>
      <w:r w:rsidRPr="00DF39B9">
        <w:rPr>
          <w:rFonts w:ascii="Cambria Math" w:hAnsi="Cambria Math"/>
        </w:rPr>
        <w:t>(!</w:t>
      </w:r>
      <w:proofErr w:type="spellStart"/>
      <w:r w:rsidRPr="00DF39B9">
        <w:rPr>
          <w:rFonts w:ascii="Cambria Math" w:hAnsi="Cambria Math"/>
        </w:rPr>
        <w:t>cell</w:t>
      </w:r>
      <w:proofErr w:type="gramEnd"/>
      <w:r w:rsidRPr="00DF39B9">
        <w:rPr>
          <w:rFonts w:ascii="Cambria Math" w:hAnsi="Cambria Math"/>
        </w:rPr>
        <w:t>_size_m</w:t>
      </w:r>
      <w:proofErr w:type="spellEnd"/>
      <w:r w:rsidRPr="00DF39B9">
        <w:rPr>
          <w:rFonts w:ascii="Cambria Math" w:hAnsi="Cambria Math"/>
        </w:rPr>
        <w:t xml:space="preserve"> %in% </w:t>
      </w:r>
      <w:proofErr w:type="spellStart"/>
      <w:r w:rsidRPr="00DF39B9">
        <w:rPr>
          <w:rFonts w:ascii="Cambria Math" w:hAnsi="Cambria Math"/>
        </w:rPr>
        <w:t>stnd_cell_size</w:t>
      </w:r>
      <w:proofErr w:type="spellEnd"/>
      <w:r w:rsidRPr="00DF39B9">
        <w:rPr>
          <w:rFonts w:ascii="Cambria Math" w:hAnsi="Cambria Math"/>
        </w:rPr>
        <w:t>) {</w:t>
      </w:r>
    </w:p>
    <w:p w14:paraId="40CB5AB9" w14:textId="77777777" w:rsidR="005B6A7D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r w:rsidR="005B6A7D">
        <w:rPr>
          <w:rFonts w:ascii="Cambria Math" w:hAnsi="Cambria Math"/>
        </w:rPr>
        <w:t xml:space="preserve">  </w:t>
      </w:r>
      <w:proofErr w:type="gramStart"/>
      <w:r w:rsidRPr="00DF39B9">
        <w:rPr>
          <w:rFonts w:ascii="Cambria Math" w:hAnsi="Cambria Math"/>
        </w:rPr>
        <w:t>warning(</w:t>
      </w:r>
      <w:proofErr w:type="gramEnd"/>
      <w:r w:rsidRPr="00DF39B9">
        <w:rPr>
          <w:rFonts w:ascii="Cambria Math" w:hAnsi="Cambria Math"/>
        </w:rPr>
        <w:t xml:space="preserve">paste0("The chosen grid size does not conform to the standard grid specification, </w:t>
      </w:r>
      <w:r w:rsidR="005B6A7D">
        <w:rPr>
          <w:rFonts w:ascii="Cambria Math" w:hAnsi="Cambria Math"/>
        </w:rPr>
        <w:t xml:space="preserve">   </w:t>
      </w:r>
    </w:p>
    <w:p w14:paraId="5B8DCAB7" w14:textId="33F39B3F" w:rsidR="006278C6" w:rsidRPr="00DF39B9" w:rsidRDefault="005B6A7D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</w:t>
      </w:r>
      <w:r w:rsidR="006278C6" w:rsidRPr="00DF39B9">
        <w:rPr>
          <w:rFonts w:ascii="Cambria Math" w:hAnsi="Cambria Math"/>
        </w:rPr>
        <w:t xml:space="preserve">consider setting </w:t>
      </w:r>
      <w:proofErr w:type="spellStart"/>
      <w:r w:rsidR="006278C6" w:rsidRPr="00DF39B9">
        <w:rPr>
          <w:rFonts w:ascii="Cambria Math" w:hAnsi="Cambria Math"/>
        </w:rPr>
        <w:t>cell_size</w:t>
      </w:r>
      <w:proofErr w:type="spellEnd"/>
      <w:r w:rsidR="006278C6" w:rsidRPr="00DF39B9">
        <w:rPr>
          <w:rFonts w:ascii="Cambria Math" w:hAnsi="Cambria Math"/>
        </w:rPr>
        <w:t xml:space="preserve"> to one of: ", </w:t>
      </w:r>
      <w:proofErr w:type="gramStart"/>
      <w:r w:rsidR="006278C6" w:rsidRPr="00DF39B9">
        <w:rPr>
          <w:rFonts w:ascii="Cambria Math" w:hAnsi="Cambria Math"/>
        </w:rPr>
        <w:t>paste(</w:t>
      </w:r>
      <w:proofErr w:type="spellStart"/>
      <w:proofErr w:type="gramEnd"/>
      <w:r w:rsidR="006278C6" w:rsidRPr="00DF39B9">
        <w:rPr>
          <w:rFonts w:ascii="Cambria Math" w:hAnsi="Cambria Math"/>
        </w:rPr>
        <w:t>stnd_cell_size</w:t>
      </w:r>
      <w:proofErr w:type="spellEnd"/>
      <w:r w:rsidR="006278C6" w:rsidRPr="00DF39B9">
        <w:rPr>
          <w:rFonts w:ascii="Cambria Math" w:hAnsi="Cambria Math"/>
        </w:rPr>
        <w:t xml:space="preserve"> / 1000, collapse = ", "), "."))</w:t>
      </w:r>
    </w:p>
    <w:p w14:paraId="69A6BEDF" w14:textId="171E8B99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>}</w:t>
      </w:r>
    </w:p>
    <w:p w14:paraId="3CF55C89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2BEBC059" w14:textId="521078A8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bb_xmin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bounding_box$xmin</w:t>
      </w:r>
      <w:proofErr w:type="spellEnd"/>
      <w:r w:rsidRPr="00DF39B9">
        <w:rPr>
          <w:rFonts w:ascii="Cambria Math" w:hAnsi="Cambria Math"/>
        </w:rPr>
        <w:t>)</w:t>
      </w:r>
    </w:p>
    <w:p w14:paraId="0E3EE23D" w14:textId="30CFF373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lastRenderedPageBreak/>
        <w:t xml:space="preserve">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 </w:t>
      </w:r>
      <w:proofErr w:type="spellStart"/>
      <w:r w:rsidRPr="00DF39B9">
        <w:rPr>
          <w:rFonts w:ascii="Cambria Math" w:hAnsi="Cambria Math"/>
        </w:rPr>
        <w:t>bb_xmax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bounding_box$xmax</w:t>
      </w:r>
      <w:proofErr w:type="spellEnd"/>
      <w:r w:rsidRPr="00DF39B9">
        <w:rPr>
          <w:rFonts w:ascii="Cambria Math" w:hAnsi="Cambria Math"/>
        </w:rPr>
        <w:t>)</w:t>
      </w:r>
    </w:p>
    <w:p w14:paraId="1D79F1B7" w14:textId="56ED6521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bb_ymin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bounding_box$ymin</w:t>
      </w:r>
      <w:proofErr w:type="spellEnd"/>
      <w:r w:rsidRPr="00DF39B9">
        <w:rPr>
          <w:rFonts w:ascii="Cambria Math" w:hAnsi="Cambria Math"/>
        </w:rPr>
        <w:t>)</w:t>
      </w:r>
    </w:p>
    <w:p w14:paraId="6A3AABC1" w14:textId="41B35B4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bb_ymax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bounding_box$ymax</w:t>
      </w:r>
      <w:proofErr w:type="spellEnd"/>
      <w:r w:rsidRPr="00DF39B9">
        <w:rPr>
          <w:rFonts w:ascii="Cambria Math" w:hAnsi="Cambria Math"/>
        </w:rPr>
        <w:t>)</w:t>
      </w:r>
    </w:p>
    <w:p w14:paraId="67DC06BE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</w:p>
    <w:p w14:paraId="7EFB9BFC" w14:textId="76ACDB1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x &lt;- </w:t>
      </w:r>
      <w:proofErr w:type="spellStart"/>
      <w:proofErr w:type="gramStart"/>
      <w:r w:rsidRPr="00DF39B9">
        <w:rPr>
          <w:rFonts w:ascii="Cambria Math" w:hAnsi="Cambria Math"/>
        </w:rPr>
        <w:t>data.frame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>,</w:t>
      </w:r>
    </w:p>
    <w:p w14:paraId="159C0125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cell_size_m2 = cell_size_m^2,</w:t>
      </w:r>
    </w:p>
    <w:p w14:paraId="1CE49FD1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grid_size_km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09D3D152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grid_size_km2 = cell_size^2, </w:t>
      </w:r>
    </w:p>
    <w:p w14:paraId="1E11F9B4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xmin</w:t>
      </w:r>
      <w:proofErr w:type="spellEnd"/>
      <w:r w:rsidRPr="00DF39B9">
        <w:rPr>
          <w:rFonts w:ascii="Cambria Math" w:hAnsi="Cambria Math"/>
        </w:rPr>
        <w:t xml:space="preserve"> = -</w:t>
      </w:r>
      <w:proofErr w:type="gramStart"/>
      <w:r w:rsidRPr="00DF39B9">
        <w:rPr>
          <w:rFonts w:ascii="Cambria Math" w:hAnsi="Cambria Math"/>
        </w:rPr>
        <w:t>ceiling(</w:t>
      </w:r>
      <w:proofErr w:type="gramEnd"/>
      <w:r w:rsidRPr="00DF39B9">
        <w:rPr>
          <w:rFonts w:ascii="Cambria Math" w:hAnsi="Cambria Math"/>
        </w:rPr>
        <w:t>(-</w:t>
      </w:r>
      <w:proofErr w:type="spellStart"/>
      <w:r w:rsidRPr="00DF39B9">
        <w:rPr>
          <w:rFonts w:ascii="Cambria Math" w:hAnsi="Cambria Math"/>
        </w:rPr>
        <w:t>bb_xmin</w:t>
      </w:r>
      <w:proofErr w:type="spellEnd"/>
      <w:r w:rsidRPr="00DF39B9">
        <w:rPr>
          <w:rFonts w:ascii="Cambria Math" w:hAnsi="Cambria Math"/>
        </w:rPr>
        <w:t xml:space="preserve"> - anchor[1])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anchor[1],</w:t>
      </w:r>
    </w:p>
    <w:p w14:paraId="32A529BC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xmax</w:t>
      </w:r>
      <w:proofErr w:type="spellEnd"/>
      <w:r w:rsidRPr="00DF39B9">
        <w:rPr>
          <w:rFonts w:ascii="Cambria Math" w:hAnsi="Cambria Math"/>
        </w:rPr>
        <w:t xml:space="preserve"> = -</w:t>
      </w:r>
      <w:proofErr w:type="gramStart"/>
      <w:r w:rsidRPr="00DF39B9">
        <w:rPr>
          <w:rFonts w:ascii="Cambria Math" w:hAnsi="Cambria Math"/>
        </w:rPr>
        <w:t>floor(</w:t>
      </w:r>
      <w:proofErr w:type="gramEnd"/>
      <w:r w:rsidRPr="00DF39B9">
        <w:rPr>
          <w:rFonts w:ascii="Cambria Math" w:hAnsi="Cambria Math"/>
        </w:rPr>
        <w:t>(-(</w:t>
      </w:r>
      <w:proofErr w:type="spellStart"/>
      <w:r w:rsidRPr="00DF39B9">
        <w:rPr>
          <w:rFonts w:ascii="Cambria Math" w:hAnsi="Cambria Math"/>
        </w:rPr>
        <w:t>bb_xmax</w:t>
      </w:r>
      <w:proofErr w:type="spellEnd"/>
      <w:r w:rsidRPr="00DF39B9">
        <w:rPr>
          <w:rFonts w:ascii="Cambria Math" w:hAnsi="Cambria Math"/>
        </w:rPr>
        <w:t xml:space="preserve"> + anchor[1]))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anchor[1],</w:t>
      </w:r>
    </w:p>
    <w:p w14:paraId="053EE5BF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ymin</w:t>
      </w:r>
      <w:proofErr w:type="spellEnd"/>
      <w:r w:rsidRPr="00DF39B9">
        <w:rPr>
          <w:rFonts w:ascii="Cambria Math" w:hAnsi="Cambria Math"/>
        </w:rPr>
        <w:t xml:space="preserve"> = -</w:t>
      </w:r>
      <w:proofErr w:type="gramStart"/>
      <w:r w:rsidRPr="00DF39B9">
        <w:rPr>
          <w:rFonts w:ascii="Cambria Math" w:hAnsi="Cambria Math"/>
        </w:rPr>
        <w:t>ceiling(</w:t>
      </w:r>
      <w:proofErr w:type="gramEnd"/>
      <w:r w:rsidRPr="00DF39B9">
        <w:rPr>
          <w:rFonts w:ascii="Cambria Math" w:hAnsi="Cambria Math"/>
        </w:rPr>
        <w:t>(-</w:t>
      </w:r>
      <w:proofErr w:type="spellStart"/>
      <w:r w:rsidRPr="00DF39B9">
        <w:rPr>
          <w:rFonts w:ascii="Cambria Math" w:hAnsi="Cambria Math"/>
        </w:rPr>
        <w:t>bb_ymin</w:t>
      </w:r>
      <w:proofErr w:type="spellEnd"/>
      <w:r w:rsidRPr="00DF39B9">
        <w:rPr>
          <w:rFonts w:ascii="Cambria Math" w:hAnsi="Cambria Math"/>
        </w:rPr>
        <w:t xml:space="preserve"> - anchor[2])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anchor[2],</w:t>
      </w:r>
    </w:p>
    <w:p w14:paraId="590078B2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ymax</w:t>
      </w:r>
      <w:proofErr w:type="spellEnd"/>
      <w:r w:rsidRPr="00DF39B9">
        <w:rPr>
          <w:rFonts w:ascii="Cambria Math" w:hAnsi="Cambria Math"/>
        </w:rPr>
        <w:t xml:space="preserve"> = -</w:t>
      </w:r>
      <w:proofErr w:type="gramStart"/>
      <w:r w:rsidRPr="00DF39B9">
        <w:rPr>
          <w:rFonts w:ascii="Cambria Math" w:hAnsi="Cambria Math"/>
        </w:rPr>
        <w:t>floor(</w:t>
      </w:r>
      <w:proofErr w:type="gramEnd"/>
      <w:r w:rsidRPr="00DF39B9">
        <w:rPr>
          <w:rFonts w:ascii="Cambria Math" w:hAnsi="Cambria Math"/>
        </w:rPr>
        <w:t>(-(</w:t>
      </w:r>
      <w:proofErr w:type="spellStart"/>
      <w:r w:rsidRPr="00DF39B9">
        <w:rPr>
          <w:rFonts w:ascii="Cambria Math" w:hAnsi="Cambria Math"/>
        </w:rPr>
        <w:t>bb_ymax</w:t>
      </w:r>
      <w:proofErr w:type="spellEnd"/>
      <w:r w:rsidRPr="00DF39B9">
        <w:rPr>
          <w:rFonts w:ascii="Cambria Math" w:hAnsi="Cambria Math"/>
        </w:rPr>
        <w:t xml:space="preserve"> + anchor[2]))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anchor[2])</w:t>
      </w:r>
    </w:p>
    <w:p w14:paraId="02233A3B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1C7D9CB0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return(x)</w:t>
      </w:r>
    </w:p>
    <w:p w14:paraId="19F0C8B6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>}</w:t>
      </w:r>
    </w:p>
    <w:p w14:paraId="40CFDBD7" w14:textId="6CC2B9F6" w:rsidR="006278C6" w:rsidRDefault="006278C6" w:rsidP="00DF39B9">
      <w:pPr>
        <w:pStyle w:val="BodyText"/>
        <w:shd w:val="clear" w:color="auto" w:fill="F2F2F2" w:themeFill="background1" w:themeFillShade="F2"/>
        <w:spacing w:after="0"/>
        <w:rPr>
          <w:ins w:id="123" w:author="Darcy Webber" w:date="2022-03-23T19:16:00Z"/>
          <w:rFonts w:ascii="Cambria Math" w:hAnsi="Cambria Math"/>
        </w:rPr>
      </w:pPr>
    </w:p>
    <w:p w14:paraId="05650469" w14:textId="77777777" w:rsidR="0016148F" w:rsidRPr="00DF39B9" w:rsidRDefault="0016148F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6790BA3D" w14:textId="03269CC0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>#  Get Fisheries New Zealand standard grid</w:t>
      </w:r>
    </w:p>
    <w:p w14:paraId="161CB6EB" w14:textId="55D860EB" w:rsidR="00740743" w:rsidRPr="00DF39B9" w:rsidRDefault="00740743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3645B0D2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# </w:t>
      </w:r>
      <w:proofErr w:type="spellStart"/>
      <w:r w:rsidRPr="00DF39B9">
        <w:rPr>
          <w:rFonts w:ascii="Cambria Math" w:hAnsi="Cambria Math"/>
        </w:rPr>
        <w:t>return_raster</w:t>
      </w:r>
      <w:proofErr w:type="spellEnd"/>
      <w:r w:rsidRPr="00DF39B9">
        <w:rPr>
          <w:rFonts w:ascii="Cambria Math" w:hAnsi="Cambria Math"/>
        </w:rPr>
        <w:t>: return a raster or polygons</w:t>
      </w:r>
    </w:p>
    <w:p w14:paraId="2A9D347E" w14:textId="4445F1EC" w:rsidR="006278C6" w:rsidRPr="00DF39B9" w:rsidRDefault="00740743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6DA478CA" w14:textId="77777777" w:rsidR="00C92520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proofErr w:type="spellStart"/>
      <w:r w:rsidRPr="00DF39B9">
        <w:rPr>
          <w:rFonts w:ascii="Cambria Math" w:hAnsi="Cambria Math"/>
        </w:rPr>
        <w:t>get_standard_grid</w:t>
      </w:r>
      <w:proofErr w:type="spellEnd"/>
      <w:r w:rsidRPr="00DF39B9">
        <w:rPr>
          <w:rFonts w:ascii="Cambria Math" w:hAnsi="Cambria Math"/>
        </w:rPr>
        <w:t xml:space="preserve"> &lt;- </w:t>
      </w:r>
      <w:proofErr w:type="gramStart"/>
      <w:r w:rsidRPr="00DF39B9">
        <w:rPr>
          <w:rFonts w:ascii="Cambria Math" w:hAnsi="Cambria Math"/>
        </w:rPr>
        <w:t>function(</w:t>
      </w:r>
      <w:proofErr w:type="spellStart"/>
      <w:proofErr w:type="gramEnd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359BFEDA" w14:textId="1273E76F" w:rsidR="00850EBD" w:rsidRDefault="00C92520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</w:t>
      </w:r>
      <w:proofErr w:type="spellStart"/>
      <w:r w:rsidR="006278C6" w:rsidRPr="00DF39B9">
        <w:rPr>
          <w:rFonts w:ascii="Cambria Math" w:hAnsi="Cambria Math"/>
        </w:rPr>
        <w:t>bounding_box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4460AD6E" w14:textId="77777777" w:rsidR="00C92520" w:rsidRDefault="00850EBD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</w:t>
      </w:r>
      <w:r w:rsidR="006278C6" w:rsidRPr="00DF39B9">
        <w:rPr>
          <w:rFonts w:ascii="Cambria Math" w:hAnsi="Cambria Math"/>
        </w:rPr>
        <w:t xml:space="preserve">anchor = </w:t>
      </w:r>
      <w:proofErr w:type="gramStart"/>
      <w:r w:rsidR="006278C6" w:rsidRPr="00DF39B9">
        <w:rPr>
          <w:rFonts w:ascii="Cambria Math" w:hAnsi="Cambria Math"/>
        </w:rPr>
        <w:t>c(</w:t>
      </w:r>
      <w:proofErr w:type="gramEnd"/>
      <w:r w:rsidR="006278C6" w:rsidRPr="00DF39B9">
        <w:rPr>
          <w:rFonts w:ascii="Cambria Math" w:hAnsi="Cambria Math"/>
        </w:rPr>
        <w:t xml:space="preserve">0, 422600), </w:t>
      </w:r>
    </w:p>
    <w:p w14:paraId="6BF39532" w14:textId="4BC72933" w:rsidR="006278C6" w:rsidRDefault="00C92520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</w:t>
      </w:r>
      <w:proofErr w:type="spellStart"/>
      <w:r w:rsidR="006278C6" w:rsidRPr="00DF39B9">
        <w:rPr>
          <w:rFonts w:ascii="Cambria Math" w:hAnsi="Cambria Math"/>
        </w:rPr>
        <w:t>return_raster</w:t>
      </w:r>
      <w:proofErr w:type="spellEnd"/>
      <w:r w:rsidR="006278C6" w:rsidRPr="00DF39B9">
        <w:rPr>
          <w:rFonts w:ascii="Cambria Math" w:hAnsi="Cambria Math"/>
        </w:rPr>
        <w:t xml:space="preserve"> = TRUE) {</w:t>
      </w:r>
    </w:p>
    <w:p w14:paraId="4EDA7821" w14:textId="77777777" w:rsidR="00850EBD" w:rsidRPr="00DF39B9" w:rsidRDefault="00850EBD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82C29F9" w14:textId="77777777" w:rsidR="00B431B7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proofErr w:type="spellStart"/>
      <w:r w:rsidRPr="00DF39B9">
        <w:rPr>
          <w:rFonts w:ascii="Cambria Math" w:hAnsi="Cambria Math"/>
        </w:rPr>
        <w:t>grid_origin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get_standard_grid_</w:t>
      </w:r>
      <w:proofErr w:type="gramStart"/>
      <w:r w:rsidRPr="00DF39B9">
        <w:rPr>
          <w:rFonts w:ascii="Cambria Math" w:hAnsi="Cambria Math"/>
        </w:rPr>
        <w:t>origin</w:t>
      </w:r>
      <w:proofErr w:type="spellEnd"/>
      <w:r w:rsidRPr="00DF39B9">
        <w:rPr>
          <w:rFonts w:ascii="Cambria Math" w:hAnsi="Cambria Math"/>
        </w:rPr>
        <w:t>(</w:t>
      </w:r>
      <w:proofErr w:type="spellStart"/>
      <w:proofErr w:type="gramEnd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33EEF229" w14:textId="77777777" w:rsidR="007A6A97" w:rsidRDefault="00B431B7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                      </w:t>
      </w:r>
      <w:proofErr w:type="spellStart"/>
      <w:r w:rsidR="006278C6" w:rsidRPr="00DF39B9">
        <w:rPr>
          <w:rFonts w:ascii="Cambria Math" w:hAnsi="Cambria Math"/>
        </w:rPr>
        <w:t>bounding_box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bounding_box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7AAF8DAE" w14:textId="389B470B" w:rsidR="006278C6" w:rsidRDefault="007A6A97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                      </w:t>
      </w:r>
      <w:r w:rsidR="006278C6" w:rsidRPr="00DF39B9">
        <w:rPr>
          <w:rFonts w:ascii="Cambria Math" w:hAnsi="Cambria Math"/>
        </w:rPr>
        <w:t>anchor = anchor)</w:t>
      </w:r>
    </w:p>
    <w:p w14:paraId="7710EE24" w14:textId="77777777" w:rsidR="00B431B7" w:rsidRPr="00DF39B9" w:rsidRDefault="00B431B7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BDB496B" w14:textId="0AFC0E39" w:rsidR="006278C6" w:rsidRPr="00DF39B9" w:rsidRDefault="00293A9B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</w:t>
      </w:r>
      <w:r w:rsidR="006278C6" w:rsidRPr="00DF39B9">
        <w:rPr>
          <w:rFonts w:ascii="Cambria Math" w:hAnsi="Cambria Math"/>
        </w:rPr>
        <w:t>if (</w:t>
      </w:r>
      <w:proofErr w:type="spellStart"/>
      <w:r w:rsidR="006278C6" w:rsidRPr="00DF39B9">
        <w:rPr>
          <w:rFonts w:ascii="Cambria Math" w:hAnsi="Cambria Math"/>
        </w:rPr>
        <w:t>return_raster</w:t>
      </w:r>
      <w:proofErr w:type="spellEnd"/>
      <w:r w:rsidR="006278C6" w:rsidRPr="00DF39B9">
        <w:rPr>
          <w:rFonts w:ascii="Cambria Math" w:hAnsi="Cambria Math"/>
        </w:rPr>
        <w:t>) {</w:t>
      </w:r>
    </w:p>
    <w:p w14:paraId="669C556D" w14:textId="4845C3D6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r w:rsidR="00293A9B">
        <w:rPr>
          <w:rFonts w:ascii="Cambria Math" w:hAnsi="Cambria Math"/>
        </w:rPr>
        <w:t xml:space="preserve">  </w:t>
      </w:r>
      <w:r w:rsidR="00796832">
        <w:rPr>
          <w:rFonts w:ascii="Cambria Math" w:hAnsi="Cambria Math"/>
        </w:rPr>
        <w:t>x</w:t>
      </w:r>
      <w:r w:rsidRPr="00DF39B9">
        <w:rPr>
          <w:rFonts w:ascii="Cambria Math" w:hAnsi="Cambria Math"/>
        </w:rPr>
        <w:t xml:space="preserve"> &lt;- </w:t>
      </w:r>
      <w:proofErr w:type="gramStart"/>
      <w:r w:rsidRPr="00DF39B9">
        <w:rPr>
          <w:rFonts w:ascii="Cambria Math" w:hAnsi="Cambria Math"/>
        </w:rPr>
        <w:t>raster(</w:t>
      </w:r>
      <w:proofErr w:type="spellStart"/>
      <w:proofErr w:type="gramEnd"/>
      <w:r w:rsidRPr="00DF39B9">
        <w:rPr>
          <w:rFonts w:ascii="Cambria Math" w:hAnsi="Cambria Math"/>
        </w:rPr>
        <w:t>crs</w:t>
      </w:r>
      <w:proofErr w:type="spellEnd"/>
      <w:r w:rsidRPr="00DF39B9">
        <w:rPr>
          <w:rFonts w:ascii="Cambria Math" w:hAnsi="Cambria Math"/>
        </w:rPr>
        <w:t xml:space="preserve"> = 9191, </w:t>
      </w:r>
    </w:p>
    <w:p w14:paraId="16862259" w14:textId="44053AAE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  </w:t>
      </w:r>
      <w:r w:rsidR="00293A9B">
        <w:rPr>
          <w:rFonts w:ascii="Cambria Math" w:hAnsi="Cambria Math"/>
        </w:rPr>
        <w:t xml:space="preserve">         </w:t>
      </w:r>
      <w:proofErr w:type="spellStart"/>
      <w:r w:rsidRPr="00DF39B9">
        <w:rPr>
          <w:rFonts w:ascii="Cambria Math" w:hAnsi="Cambria Math"/>
        </w:rPr>
        <w:t>xmn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grid_origin$xmin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32E06B74" w14:textId="2723BAA9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proofErr w:type="spellStart"/>
      <w:r w:rsidR="006278C6" w:rsidRPr="00DF39B9">
        <w:rPr>
          <w:rFonts w:ascii="Cambria Math" w:hAnsi="Cambria Math"/>
        </w:rPr>
        <w:t>ymn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grid_origin$ymin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668700AE" w14:textId="2419939C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proofErr w:type="spellStart"/>
      <w:r w:rsidR="006278C6" w:rsidRPr="00DF39B9">
        <w:rPr>
          <w:rFonts w:ascii="Cambria Math" w:hAnsi="Cambria Math"/>
        </w:rPr>
        <w:t>xmx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grid_origin$xmax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6431EE3F" w14:textId="6238543C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proofErr w:type="spellStart"/>
      <w:r w:rsidR="006278C6" w:rsidRPr="00DF39B9">
        <w:rPr>
          <w:rFonts w:ascii="Cambria Math" w:hAnsi="Cambria Math"/>
        </w:rPr>
        <w:t>ymx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grid_origin$ymax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6A8DDB53" w14:textId="6D99CD0E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r w:rsidR="006278C6" w:rsidRPr="00DF39B9">
        <w:rPr>
          <w:rFonts w:ascii="Cambria Math" w:hAnsi="Cambria Math"/>
        </w:rPr>
        <w:t xml:space="preserve">res = </w:t>
      </w:r>
      <w:proofErr w:type="spellStart"/>
      <w:r w:rsidR="006278C6" w:rsidRPr="00DF39B9">
        <w:rPr>
          <w:rFonts w:ascii="Cambria Math" w:hAnsi="Cambria Math"/>
        </w:rPr>
        <w:t>grid_origin$cell_size_m</w:t>
      </w:r>
      <w:proofErr w:type="spellEnd"/>
      <w:r w:rsidR="006278C6" w:rsidRPr="00DF39B9">
        <w:rPr>
          <w:rFonts w:ascii="Cambria Math" w:hAnsi="Cambria Math"/>
        </w:rPr>
        <w:t>)</w:t>
      </w:r>
    </w:p>
    <w:p w14:paraId="5F23E354" w14:textId="3791027C" w:rsidR="006278C6" w:rsidRPr="00DF39B9" w:rsidRDefault="009E5615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</w:t>
      </w:r>
      <w:r w:rsidR="006278C6" w:rsidRPr="00DF39B9">
        <w:rPr>
          <w:rFonts w:ascii="Cambria Math" w:hAnsi="Cambria Math"/>
        </w:rPr>
        <w:t>} else {</w:t>
      </w:r>
    </w:p>
    <w:p w14:paraId="7ED50818" w14:textId="49E05B45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r w:rsidR="009E5615">
        <w:rPr>
          <w:rFonts w:ascii="Cambria Math" w:hAnsi="Cambria Math"/>
        </w:rPr>
        <w:t xml:space="preserve">  </w:t>
      </w:r>
      <w:r w:rsidR="00796832">
        <w:rPr>
          <w:rFonts w:ascii="Cambria Math" w:hAnsi="Cambria Math"/>
        </w:rPr>
        <w:t>x</w:t>
      </w:r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bounding_box</w:t>
      </w:r>
      <w:proofErr w:type="spellEnd"/>
      <w:r w:rsidRPr="00DF39B9">
        <w:rPr>
          <w:rFonts w:ascii="Cambria Math" w:hAnsi="Cambria Math"/>
        </w:rPr>
        <w:t xml:space="preserve"> %&gt;% </w:t>
      </w:r>
    </w:p>
    <w:p w14:paraId="4DA48737" w14:textId="2DF375DE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</w:t>
      </w:r>
      <w:r w:rsidR="009E5615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st_make_</w:t>
      </w:r>
      <w:proofErr w:type="gramStart"/>
      <w:r w:rsidRPr="00DF39B9">
        <w:rPr>
          <w:rFonts w:ascii="Cambria Math" w:hAnsi="Cambria Math"/>
        </w:rPr>
        <w:t>grid</w:t>
      </w:r>
      <w:proofErr w:type="spellEnd"/>
      <w:r w:rsidRPr="00DF39B9">
        <w:rPr>
          <w:rFonts w:ascii="Cambria Math" w:hAnsi="Cambria Math"/>
        </w:rPr>
        <w:t>(</w:t>
      </w:r>
      <w:proofErr w:type="spellStart"/>
      <w:proofErr w:type="gramEnd"/>
      <w:r w:rsidRPr="00DF39B9">
        <w:rPr>
          <w:rFonts w:ascii="Cambria Math" w:hAnsi="Cambria Math"/>
        </w:rPr>
        <w:t>cellsize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as.numeric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grid_origin</w:t>
      </w:r>
      <w:proofErr w:type="spellEnd"/>
      <w:r w:rsidRPr="00DF39B9">
        <w:rPr>
          <w:rFonts w:ascii="Cambria Math" w:hAnsi="Cambria Math"/>
        </w:rPr>
        <w:t>["</w:t>
      </w:r>
      <w:proofErr w:type="spellStart"/>
      <w:r w:rsidRPr="00DF39B9">
        <w:rPr>
          <w:rFonts w:ascii="Cambria Math" w:hAnsi="Cambria Math"/>
        </w:rPr>
        <w:t>grid_size_km</w:t>
      </w:r>
      <w:proofErr w:type="spellEnd"/>
      <w:r w:rsidRPr="00DF39B9">
        <w:rPr>
          <w:rFonts w:ascii="Cambria Math" w:hAnsi="Cambria Math"/>
        </w:rPr>
        <w:t xml:space="preserve">"]) * 1000, </w:t>
      </w:r>
    </w:p>
    <w:p w14:paraId="7FEFDE5B" w14:textId="4BC64928" w:rsidR="00D63B28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</w:t>
      </w:r>
      <w:r w:rsidR="009E5615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           </w:t>
      </w:r>
      <w:r w:rsidR="001F36BE">
        <w:rPr>
          <w:rFonts w:ascii="Cambria Math" w:hAnsi="Cambria Math"/>
        </w:rPr>
        <w:t xml:space="preserve">              </w:t>
      </w:r>
      <w:r w:rsidRPr="00DF39B9">
        <w:rPr>
          <w:rFonts w:ascii="Cambria Math" w:hAnsi="Cambria Math"/>
        </w:rPr>
        <w:t xml:space="preserve">offset =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grid_origin</w:t>
      </w:r>
      <w:proofErr w:type="spellEnd"/>
      <w:r w:rsidRPr="00DF39B9">
        <w:rPr>
          <w:rFonts w:ascii="Cambria Math" w:hAnsi="Cambria Math"/>
        </w:rPr>
        <w:t>[c("</w:t>
      </w:r>
      <w:proofErr w:type="spellStart"/>
      <w:r w:rsidRPr="00DF39B9">
        <w:rPr>
          <w:rFonts w:ascii="Cambria Math" w:hAnsi="Cambria Math"/>
        </w:rPr>
        <w:t>xmin</w:t>
      </w:r>
      <w:proofErr w:type="spellEnd"/>
      <w:r w:rsidRPr="00DF39B9">
        <w:rPr>
          <w:rFonts w:ascii="Cambria Math" w:hAnsi="Cambria Math"/>
        </w:rPr>
        <w:t>", "</w:t>
      </w:r>
      <w:proofErr w:type="spellStart"/>
      <w:r w:rsidRPr="00DF39B9">
        <w:rPr>
          <w:rFonts w:ascii="Cambria Math" w:hAnsi="Cambria Math"/>
        </w:rPr>
        <w:t>ymin</w:t>
      </w:r>
      <w:proofErr w:type="spellEnd"/>
      <w:r w:rsidRPr="00DF39B9">
        <w:rPr>
          <w:rFonts w:ascii="Cambria Math" w:hAnsi="Cambria Math"/>
        </w:rPr>
        <w:t xml:space="preserve">")]), </w:t>
      </w:r>
    </w:p>
    <w:p w14:paraId="3A5DA0DC" w14:textId="632168C0" w:rsidR="006278C6" w:rsidRPr="00DF39B9" w:rsidRDefault="00D63B28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</w:t>
      </w:r>
      <w:r w:rsidR="009E5615">
        <w:rPr>
          <w:rFonts w:ascii="Cambria Math" w:hAnsi="Cambria Math"/>
        </w:rPr>
        <w:t xml:space="preserve">  </w:t>
      </w:r>
      <w:proofErr w:type="spellStart"/>
      <w:r w:rsidR="006278C6" w:rsidRPr="00DF39B9">
        <w:rPr>
          <w:rFonts w:ascii="Cambria Math" w:hAnsi="Cambria Math"/>
        </w:rPr>
        <w:t>crs</w:t>
      </w:r>
      <w:proofErr w:type="spellEnd"/>
      <w:r w:rsidR="006278C6" w:rsidRPr="00DF39B9">
        <w:rPr>
          <w:rFonts w:ascii="Cambria Math" w:hAnsi="Cambria Math"/>
        </w:rPr>
        <w:t xml:space="preserve"> = 9191) %&gt;%</w:t>
      </w:r>
    </w:p>
    <w:p w14:paraId="34F0DB22" w14:textId="72F124D1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</w:t>
      </w:r>
      <w:r w:rsidR="009E5615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st_as_</w:t>
      </w:r>
      <w:proofErr w:type="gramStart"/>
      <w:r w:rsidRPr="00DF39B9">
        <w:rPr>
          <w:rFonts w:ascii="Cambria Math" w:hAnsi="Cambria Math"/>
        </w:rPr>
        <w:t>sf</w:t>
      </w:r>
      <w:proofErr w:type="spellEnd"/>
      <w:r w:rsidRPr="00DF39B9">
        <w:rPr>
          <w:rFonts w:ascii="Cambria Math" w:hAnsi="Cambria Math"/>
        </w:rPr>
        <w:t>(</w:t>
      </w:r>
      <w:proofErr w:type="gramEnd"/>
      <w:r w:rsidRPr="00DF39B9">
        <w:rPr>
          <w:rFonts w:ascii="Cambria Math" w:hAnsi="Cambria Math"/>
        </w:rPr>
        <w:t>)</w:t>
      </w:r>
    </w:p>
    <w:p w14:paraId="17137E92" w14:textId="5310B9D9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}</w:t>
      </w:r>
    </w:p>
    <w:p w14:paraId="43B6A8A7" w14:textId="77777777" w:rsidR="00596A93" w:rsidRPr="00DF39B9" w:rsidRDefault="00596A93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61EB6AFF" w14:textId="528C8324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return(</w:t>
      </w:r>
      <w:r w:rsidR="00796832">
        <w:rPr>
          <w:rFonts w:ascii="Cambria Math" w:hAnsi="Cambria Math"/>
        </w:rPr>
        <w:t>x</w:t>
      </w:r>
      <w:r w:rsidRPr="00DF39B9">
        <w:rPr>
          <w:rFonts w:ascii="Cambria Math" w:hAnsi="Cambria Math"/>
        </w:rPr>
        <w:t>)</w:t>
      </w:r>
    </w:p>
    <w:p w14:paraId="1F74AF2D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>}</w:t>
      </w:r>
    </w:p>
    <w:p w14:paraId="37D3CD36" w14:textId="53746F40" w:rsidR="006E2A36" w:rsidRPr="00DF39B9" w:rsidRDefault="006E2A36" w:rsidP="006E2A36">
      <w:pPr>
        <w:rPr>
          <w:rFonts w:ascii="Times New Roman" w:hAnsi="Times New Roman" w:cs="Times New Roman"/>
        </w:rPr>
      </w:pPr>
    </w:p>
    <w:p w14:paraId="13CD27A3" w14:textId="4076665E" w:rsidR="006E2A36" w:rsidRPr="006E2A36" w:rsidRDefault="006E2A36" w:rsidP="00DF39B9">
      <w:pPr>
        <w:tabs>
          <w:tab w:val="left" w:pos="3456"/>
        </w:tabs>
      </w:pPr>
      <w:r>
        <w:tab/>
      </w:r>
    </w:p>
    <w:sectPr w:rsidR="006E2A36" w:rsidRPr="006E2A36" w:rsidSect="00407D1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pgSz w:w="11906" w:h="16838" w:code="9"/>
      <w:pgMar w:top="1440" w:right="1440" w:bottom="1440" w:left="1440" w:header="706" w:footer="706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Susan Jane Baird" w:date="2022-03-28T10:27:00Z" w:initials="SJB">
    <w:p w14:paraId="70DE6AB9" w14:textId="327CDF2B" w:rsidR="00D557C4" w:rsidRDefault="00D557C4">
      <w:pPr>
        <w:pStyle w:val="CommentText"/>
      </w:pPr>
      <w:r>
        <w:rPr>
          <w:rStyle w:val="CommentReference"/>
        </w:rPr>
        <w:annotationRef/>
      </w:r>
      <w:r>
        <w:t>Please add footnotes giving author affiliation.</w:t>
      </w:r>
    </w:p>
  </w:comment>
  <w:comment w:id="37" w:author="Susan Jane Baird" w:date="2022-03-28T10:28:00Z" w:initials="SJB">
    <w:p w14:paraId="4C12E2FD" w14:textId="00E7AC39" w:rsidR="006017BC" w:rsidRDefault="006017BC">
      <w:pPr>
        <w:pStyle w:val="CommentText"/>
      </w:pPr>
      <w:r>
        <w:rPr>
          <w:rStyle w:val="CommentReference"/>
        </w:rPr>
        <w:annotationRef/>
      </w:r>
      <w:r>
        <w:t>I might be wrong but I think ‘described’ might be a better word. Please check the report.</w:t>
      </w:r>
    </w:p>
  </w:comment>
  <w:comment w:id="38" w:author="Sophie Mormede" w:date="2022-03-29T09:22:00Z" w:initials="SM">
    <w:p w14:paraId="1853A446" w14:textId="77777777" w:rsidR="00BD68E7" w:rsidRDefault="00BD68E7" w:rsidP="00C073E2">
      <w:pPr>
        <w:pStyle w:val="CommentText"/>
      </w:pPr>
      <w:r>
        <w:rPr>
          <w:rStyle w:val="CommentReference"/>
        </w:rPr>
        <w:annotationRef/>
      </w:r>
      <w:r>
        <w:rPr>
          <w:lang w:val="mi-NZ"/>
        </w:rPr>
        <w:t>Actually they used it there. I seem to remember that Brent defined it and registered it but it's not in this paper</w:t>
      </w:r>
    </w:p>
  </w:comment>
  <w:comment w:id="45" w:author="Susan Jane Baird" w:date="2022-03-28T10:32:00Z" w:initials="SJB">
    <w:p w14:paraId="52C6AD72" w14:textId="5BD1C6DA" w:rsidR="006017BC" w:rsidRDefault="006017BC">
      <w:pPr>
        <w:pStyle w:val="CommentText"/>
      </w:pPr>
      <w:r>
        <w:rPr>
          <w:rStyle w:val="CommentReference"/>
        </w:rPr>
        <w:annotationRef/>
      </w:r>
      <w:r>
        <w:t>Please see previous comment</w:t>
      </w:r>
      <w:r w:rsidR="00A60493">
        <w:t>.</w:t>
      </w:r>
    </w:p>
  </w:comment>
  <w:comment w:id="57" w:author="Susan Jane Baird" w:date="2022-03-28T11:17:00Z" w:initials="SJB">
    <w:p w14:paraId="29BF54CE" w14:textId="2AFF1A85" w:rsidR="00821942" w:rsidRDefault="00821942">
      <w:pPr>
        <w:pStyle w:val="CommentText"/>
      </w:pPr>
      <w:r>
        <w:rPr>
          <w:rStyle w:val="CommentReference"/>
        </w:rPr>
        <w:annotationRef/>
      </w:r>
      <w:r>
        <w:t xml:space="preserve">I haven’t investigated this but I found the use of ‘polygons’ a bit loose. It may be that things are described differently these days. </w:t>
      </w:r>
      <w:r w:rsidR="002009A5">
        <w:t>From memory, p</w:t>
      </w:r>
      <w:r>
        <w:t>olygons as used here comprise a vector (in the form of a shapefile</w:t>
      </w:r>
      <w:r w:rsidR="002009A5">
        <w:t xml:space="preserve"> based on lat/lon and projection</w:t>
      </w:r>
      <w:r>
        <w:t xml:space="preserve">) cf a raster that defines a grid by measurement. </w:t>
      </w:r>
    </w:p>
  </w:comment>
  <w:comment w:id="58" w:author="Darcy Webber" w:date="2022-03-29T11:10:00Z" w:initials="DW">
    <w:p w14:paraId="39644704" w14:textId="6A926E22" w:rsidR="008B0C48" w:rsidRDefault="008B0C48">
      <w:pPr>
        <w:pStyle w:val="CommentText"/>
      </w:pPr>
      <w:r>
        <w:rPr>
          <w:rStyle w:val="CommentReference"/>
        </w:rPr>
        <w:annotationRef/>
      </w:r>
      <w:r>
        <w:t>Sounds about right to me</w:t>
      </w:r>
      <w:r w:rsidR="00A57594">
        <w:t xml:space="preserve"> but it still seems like stating a grid of polygons is OK</w:t>
      </w:r>
    </w:p>
  </w:comment>
  <w:comment w:id="67" w:author="Susan Jane Baird" w:date="2022-03-28T11:23:00Z" w:initials="SJB">
    <w:p w14:paraId="7FFA1C46" w14:textId="269262CF" w:rsidR="002009A5" w:rsidRDefault="002009A5">
      <w:pPr>
        <w:pStyle w:val="CommentText"/>
      </w:pPr>
      <w:r>
        <w:rPr>
          <w:rStyle w:val="CommentReference"/>
        </w:rPr>
        <w:annotationRef/>
      </w:r>
      <w:r>
        <w:t>vector</w:t>
      </w:r>
    </w:p>
  </w:comment>
  <w:comment w:id="68" w:author="Darcy Webber" w:date="2022-03-29T11:13:00Z" w:initials="DW">
    <w:p w14:paraId="349583FB" w14:textId="075BF9BA" w:rsidR="00940136" w:rsidRDefault="00940136">
      <w:pPr>
        <w:pStyle w:val="CommentText"/>
      </w:pPr>
      <w:r>
        <w:rPr>
          <w:rStyle w:val="CommentReference"/>
        </w:rPr>
        <w:annotationRef/>
      </w:r>
      <w:r>
        <w:t>does that change make it better?</w:t>
      </w:r>
    </w:p>
  </w:comment>
  <w:comment w:id="83" w:author="Susan Jane Baird" w:date="2022-03-28T11:05:00Z" w:initials="SJB">
    <w:p w14:paraId="3312086E" w14:textId="04E047B1" w:rsidR="0070057D" w:rsidRDefault="0070057D">
      <w:pPr>
        <w:pStyle w:val="CommentText"/>
      </w:pPr>
      <w:r>
        <w:rPr>
          <w:rStyle w:val="CommentReference"/>
        </w:rPr>
        <w:annotationRef/>
      </w:r>
      <w:r>
        <w:t xml:space="preserve">Please shift this to below figure 2. </w:t>
      </w:r>
    </w:p>
  </w:comment>
  <w:comment w:id="84" w:author="Sophie Mormede" w:date="2022-03-29T09:23:00Z" w:initials="SM">
    <w:p w14:paraId="53E817DB" w14:textId="77777777" w:rsidR="00BD68E7" w:rsidRDefault="00BD68E7" w:rsidP="00FC113B">
      <w:pPr>
        <w:pStyle w:val="CommentText"/>
      </w:pPr>
      <w:r>
        <w:rPr>
          <w:rStyle w:val="CommentReference"/>
        </w:rPr>
        <w:annotationRef/>
      </w:r>
      <w:r>
        <w:rPr>
          <w:lang w:val="mi-NZ"/>
        </w:rPr>
        <w:t>I assume you mean below figure 1? Otherwise we call for figure 2 after it's there?</w:t>
      </w:r>
    </w:p>
  </w:comment>
  <w:comment w:id="92" w:author="Susan Jane Baird" w:date="2022-03-28T11:31:00Z" w:initials="SJB">
    <w:p w14:paraId="264AFD60" w14:textId="09E821AD" w:rsidR="0029097F" w:rsidRDefault="0029097F">
      <w:pPr>
        <w:pStyle w:val="CommentText"/>
      </w:pPr>
      <w:r>
        <w:rPr>
          <w:rStyle w:val="CommentReference"/>
        </w:rPr>
        <w:annotationRef/>
      </w:r>
      <w:r w:rsidR="001D3973">
        <w:t xml:space="preserve">Are they all the layers in the equal area </w:t>
      </w:r>
      <w:r w:rsidR="005C506E">
        <w:t>projection</w:t>
      </w:r>
      <w:r w:rsidR="00CA54B0">
        <w:t xml:space="preserve"> </w:t>
      </w:r>
    </w:p>
  </w:comment>
  <w:comment w:id="96" w:author="Susan Jane Baird" w:date="2022-03-28T11:05:00Z" w:initials="SJB">
    <w:p w14:paraId="1A0DAB5B" w14:textId="77777777" w:rsidR="00BD68E7" w:rsidRDefault="00BD68E7" w:rsidP="00BD68E7">
      <w:pPr>
        <w:pStyle w:val="CommentText"/>
      </w:pPr>
      <w:r>
        <w:rPr>
          <w:rStyle w:val="CommentReference"/>
        </w:rPr>
        <w:annotationRef/>
      </w:r>
      <w:r>
        <w:t xml:space="preserve">Please shift this to below figure 2. </w:t>
      </w:r>
    </w:p>
  </w:comment>
  <w:comment w:id="97" w:author="Sophie Mormede" w:date="2022-03-29T09:23:00Z" w:initials="SM">
    <w:p w14:paraId="19738ECA" w14:textId="77777777" w:rsidR="00BD68E7" w:rsidRDefault="00BD68E7" w:rsidP="00BD68E7">
      <w:pPr>
        <w:pStyle w:val="CommentText"/>
      </w:pPr>
      <w:r>
        <w:rPr>
          <w:rStyle w:val="CommentReference"/>
        </w:rPr>
        <w:annotationRef/>
      </w:r>
      <w:r>
        <w:rPr>
          <w:lang w:val="mi-NZ"/>
        </w:rPr>
        <w:t>I assume you mean below figure 1? Otherwise we call for figure 2 after it's there?</w:t>
      </w:r>
    </w:p>
  </w:comment>
  <w:comment w:id="120" w:author="Susan Jane Baird" w:date="2022-03-28T11:41:00Z" w:initials="SJB">
    <w:p w14:paraId="4205A97E" w14:textId="4AA492B3" w:rsidR="005C506E" w:rsidRDefault="005C506E">
      <w:pPr>
        <w:pStyle w:val="CommentText"/>
      </w:pPr>
      <w:r>
        <w:rPr>
          <w:rStyle w:val="CommentReference"/>
        </w:rPr>
        <w:annotationRef/>
      </w:r>
      <w:r w:rsidR="00761AC4">
        <w:t>I am trying to chase this report up</w:t>
      </w:r>
      <w:r w:rsidR="00A06D32">
        <w:t xml:space="preserve"> so it can be published.</w:t>
      </w:r>
      <w:r w:rsidR="00761AC4">
        <w:t xml:space="preserve"> I</w:t>
      </w:r>
      <w:r w:rsidR="000135A9">
        <w:t xml:space="preserve"> </w:t>
      </w:r>
      <w:r w:rsidR="00633E6C">
        <w:t>have not seen this report since Ben first showed it to me when there was a discussion about how it might be published.  I ha</w:t>
      </w:r>
      <w:r w:rsidR="00180386">
        <w:t>v</w:t>
      </w:r>
      <w:r w:rsidR="00633E6C">
        <w:t xml:space="preserve">e edited this </w:t>
      </w:r>
      <w:r w:rsidR="00180386">
        <w:t xml:space="preserve">based on the copy I got </w:t>
      </w:r>
      <w:r w:rsidR="00FF66B9">
        <w:t>sometime in 2020</w:t>
      </w:r>
      <w:r w:rsidR="00A06D32">
        <w:t>.</w:t>
      </w:r>
    </w:p>
    <w:p w14:paraId="5FBD0BEF" w14:textId="4590051F" w:rsidR="00A06D32" w:rsidRDefault="00A06D32">
      <w:pPr>
        <w:pStyle w:val="CommentText"/>
      </w:pPr>
    </w:p>
  </w:comment>
  <w:comment w:id="121" w:author="Sophie Mormede" w:date="2022-03-29T09:25:00Z" w:initials="SM">
    <w:p w14:paraId="3D3A8306" w14:textId="77777777" w:rsidR="00BD68E7" w:rsidRDefault="00BD68E7" w:rsidP="0005594E">
      <w:pPr>
        <w:pStyle w:val="CommentText"/>
      </w:pPr>
      <w:r>
        <w:rPr>
          <w:rStyle w:val="CommentReference"/>
        </w:rPr>
        <w:annotationRef/>
      </w:r>
      <w:r>
        <w:rPr>
          <w:lang w:val="mi-NZ"/>
        </w:rPr>
        <w:t>I only have the unpublished version, but I saw it referenced as a technical report in another paper. Haven't been able to find a final copy either.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DE6AB9" w15:done="1"/>
  <w15:commentEx w15:paraId="4C12E2FD" w15:done="0"/>
  <w15:commentEx w15:paraId="1853A446" w15:paraIdParent="4C12E2FD" w15:done="0"/>
  <w15:commentEx w15:paraId="52C6AD72" w15:done="1"/>
  <w15:commentEx w15:paraId="29BF54CE" w15:done="0"/>
  <w15:commentEx w15:paraId="39644704" w15:paraIdParent="29BF54CE" w15:done="0"/>
  <w15:commentEx w15:paraId="7FFA1C46" w15:done="0"/>
  <w15:commentEx w15:paraId="349583FB" w15:paraIdParent="7FFA1C46" w15:done="0"/>
  <w15:commentEx w15:paraId="3312086E" w15:done="0"/>
  <w15:commentEx w15:paraId="53E817DB" w15:paraIdParent="3312086E" w15:done="0"/>
  <w15:commentEx w15:paraId="264AFD60" w15:done="0"/>
  <w15:commentEx w15:paraId="1A0DAB5B" w15:done="0"/>
  <w15:commentEx w15:paraId="19738ECA" w15:paraIdParent="1A0DAB5B" w15:done="0"/>
  <w15:commentEx w15:paraId="5FBD0BEF" w15:done="0"/>
  <w15:commentEx w15:paraId="3D3A8306" w15:paraIdParent="5FBD0B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C0C23" w16cex:dateUtc="2022-03-27T21:27:00Z"/>
  <w16cex:commentExtensible w16cex:durableId="25EC0C64" w16cex:dateUtc="2022-03-27T21:28:00Z"/>
  <w16cex:commentExtensible w16cex:durableId="25ED4E38" w16cex:dateUtc="2022-03-28T20:22:00Z"/>
  <w16cex:commentExtensible w16cex:durableId="25EC0D56" w16cex:dateUtc="2022-03-27T21:32:00Z"/>
  <w16cex:commentExtensible w16cex:durableId="25EC17BB" w16cex:dateUtc="2022-03-27T22:17:00Z"/>
  <w16cex:commentExtensible w16cex:durableId="25ED679F" w16cex:dateUtc="2022-03-28T22:10:00Z"/>
  <w16cex:commentExtensible w16cex:durableId="25EC191D" w16cex:dateUtc="2022-03-27T22:23:00Z"/>
  <w16cex:commentExtensible w16cex:durableId="25ED6853" w16cex:dateUtc="2022-03-28T22:13:00Z"/>
  <w16cex:commentExtensible w16cex:durableId="25EC1517" w16cex:dateUtc="2022-03-27T22:05:00Z"/>
  <w16cex:commentExtensible w16cex:durableId="25ED4EAB" w16cex:dateUtc="2022-03-28T20:23:00Z"/>
  <w16cex:commentExtensible w16cex:durableId="25EC1B00" w16cex:dateUtc="2022-03-27T22:31:00Z"/>
  <w16cex:commentExtensible w16cex:durableId="25ED4EBC" w16cex:dateUtc="2022-03-27T22:05:00Z"/>
  <w16cex:commentExtensible w16cex:durableId="25ED4EBB" w16cex:dateUtc="2022-03-28T20:23:00Z"/>
  <w16cex:commentExtensible w16cex:durableId="25EC1D63" w16cex:dateUtc="2022-03-27T22:41:00Z"/>
  <w16cex:commentExtensible w16cex:durableId="25ED4EEC" w16cex:dateUtc="2022-03-28T2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DE6AB9" w16cid:durableId="25EC0C23"/>
  <w16cid:commentId w16cid:paraId="4C12E2FD" w16cid:durableId="25EC0C64"/>
  <w16cid:commentId w16cid:paraId="1853A446" w16cid:durableId="25ED4E38"/>
  <w16cid:commentId w16cid:paraId="52C6AD72" w16cid:durableId="25EC0D56"/>
  <w16cid:commentId w16cid:paraId="29BF54CE" w16cid:durableId="25EC17BB"/>
  <w16cid:commentId w16cid:paraId="39644704" w16cid:durableId="25ED679F"/>
  <w16cid:commentId w16cid:paraId="7FFA1C46" w16cid:durableId="25EC191D"/>
  <w16cid:commentId w16cid:paraId="349583FB" w16cid:durableId="25ED6853"/>
  <w16cid:commentId w16cid:paraId="3312086E" w16cid:durableId="25EC1517"/>
  <w16cid:commentId w16cid:paraId="53E817DB" w16cid:durableId="25ED4EAB"/>
  <w16cid:commentId w16cid:paraId="264AFD60" w16cid:durableId="25EC1B00"/>
  <w16cid:commentId w16cid:paraId="1A0DAB5B" w16cid:durableId="25ED4EBC"/>
  <w16cid:commentId w16cid:paraId="19738ECA" w16cid:durableId="25ED4EBB"/>
  <w16cid:commentId w16cid:paraId="5FBD0BEF" w16cid:durableId="25EC1D63"/>
  <w16cid:commentId w16cid:paraId="3D3A8306" w16cid:durableId="25ED4E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88BB0" w14:textId="77777777" w:rsidR="00D56114" w:rsidRDefault="00D56114" w:rsidP="00B20036">
      <w:r>
        <w:separator/>
      </w:r>
    </w:p>
    <w:p w14:paraId="0353A9A5" w14:textId="77777777" w:rsidR="00D56114" w:rsidRDefault="00D56114" w:rsidP="00B20036"/>
  </w:endnote>
  <w:endnote w:type="continuationSeparator" w:id="0">
    <w:p w14:paraId="7DE4FE34" w14:textId="77777777" w:rsidR="00D56114" w:rsidRDefault="00D56114" w:rsidP="00B20036">
      <w:r>
        <w:continuationSeparator/>
      </w:r>
    </w:p>
    <w:p w14:paraId="54F91D88" w14:textId="77777777" w:rsidR="00D56114" w:rsidRDefault="00D56114" w:rsidP="00B200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old">
    <w:panose1 w:val="020B07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9" w14:textId="77777777" w:rsidR="005A7F21" w:rsidRDefault="00BB237A" w:rsidP="00B20036">
    <w:pPr>
      <w:pStyle w:val="Foot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7D01D26D" wp14:editId="7D01D26E">
          <wp:simplePos x="0" y="0"/>
          <wp:positionH relativeFrom="column">
            <wp:posOffset>-1274445</wp:posOffset>
          </wp:positionH>
          <wp:positionV relativeFrom="paragraph">
            <wp:posOffset>131445</wp:posOffset>
          </wp:positionV>
          <wp:extent cx="1656080" cy="168910"/>
          <wp:effectExtent l="19050" t="0" r="127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6080" cy="168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C" w14:textId="39744750" w:rsidR="005A7F21" w:rsidRPr="00905DD5" w:rsidRDefault="005A7F21" w:rsidP="00B200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D" w14:textId="77777777" w:rsidR="005A7F21" w:rsidRPr="003605BC" w:rsidRDefault="005A7F21" w:rsidP="00B200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F" w14:textId="77777777" w:rsidR="005A7F21" w:rsidRPr="005B359B" w:rsidRDefault="005A7F21" w:rsidP="00B20036">
    <w:pPr>
      <w:pStyle w:val="Footer"/>
    </w:pPr>
  </w:p>
  <w:p w14:paraId="7D01D260" w14:textId="77777777" w:rsidR="005A7F21" w:rsidRPr="005B359B" w:rsidRDefault="005A7F21" w:rsidP="00B20036">
    <w:pPr>
      <w:pStyle w:val="Footer"/>
    </w:pPr>
    <w:bookmarkStart w:id="3" w:name="PMFooterFirstPage"/>
    <w:bookmarkEnd w:id="3"/>
  </w:p>
  <w:p w14:paraId="7D01D261" w14:textId="77777777" w:rsidR="005A7F21" w:rsidRPr="005B359B" w:rsidRDefault="005A7F21" w:rsidP="00B20036">
    <w:pPr>
      <w:pStyle w:val="Footer"/>
    </w:pPr>
  </w:p>
  <w:p w14:paraId="7D01D262" w14:textId="36171BCE" w:rsidR="005A7F21" w:rsidRPr="005B359B" w:rsidRDefault="005A7F21" w:rsidP="00B20036">
    <w:pPr>
      <w:pStyle w:val="Footer"/>
    </w:pPr>
    <w:bookmarkStart w:id="4" w:name="MeridioDocumentIDFirstPage"/>
    <w:bookmarkEnd w:id="4"/>
    <w:r w:rsidRPr="005B359B">
      <w:tab/>
      <w:t xml:space="preserve">Page </w:t>
    </w:r>
    <w:r w:rsidR="00541EEF" w:rsidRPr="005B359B">
      <w:fldChar w:fldCharType="begin"/>
    </w:r>
    <w:r w:rsidRPr="005B359B">
      <w:instrText xml:space="preserve"> PAGE </w:instrText>
    </w:r>
    <w:r w:rsidR="00541EEF" w:rsidRPr="005B359B">
      <w:fldChar w:fldCharType="separate"/>
    </w:r>
    <w:r>
      <w:rPr>
        <w:noProof/>
      </w:rPr>
      <w:t>1</w:t>
    </w:r>
    <w:r w:rsidR="00541EEF" w:rsidRPr="005B359B">
      <w:fldChar w:fldCharType="end"/>
    </w:r>
    <w:r w:rsidRPr="005B359B">
      <w:t xml:space="preserve"> of </w:t>
    </w:r>
    <w:r w:rsidR="00541EEF" w:rsidRPr="005B359B">
      <w:fldChar w:fldCharType="begin"/>
    </w:r>
    <w:r w:rsidRPr="005B359B">
      <w:instrText xml:space="preserve"> NUMPAGES  </w:instrText>
    </w:r>
    <w:r w:rsidR="00541EEF" w:rsidRPr="005B359B">
      <w:fldChar w:fldCharType="separate"/>
    </w:r>
    <w:r>
      <w:rPr>
        <w:noProof/>
      </w:rPr>
      <w:t>8</w:t>
    </w:r>
    <w:r w:rsidR="00541EEF" w:rsidRPr="005B359B">
      <w:fldChar w:fldCharType="end"/>
    </w:r>
    <w:r w:rsidRPr="005B359B">
      <w:tab/>
    </w:r>
    <w:r w:rsidR="00541EEF" w:rsidRPr="005B359B">
      <w:fldChar w:fldCharType="begin"/>
    </w:r>
    <w:r w:rsidRPr="005B359B">
      <w:instrText xml:space="preserve"> SAVEDATE  \@ "dddd, d MMMM yyyy"  \* MERGEFORMAT </w:instrText>
    </w:r>
    <w:r w:rsidR="00541EEF" w:rsidRPr="005B359B">
      <w:fldChar w:fldCharType="separate"/>
    </w:r>
    <w:ins w:id="5" w:author="Darcy Webber" w:date="2022-03-29T11:04:00Z">
      <w:r w:rsidR="008B0C48">
        <w:rPr>
          <w:noProof/>
        </w:rPr>
        <w:t>Tuesday, 29 March 2022</w:t>
      </w:r>
    </w:ins>
    <w:del w:id="6" w:author="Darcy Webber" w:date="2022-03-29T11:04:00Z">
      <w:r w:rsidR="00A86DA9" w:rsidDel="008B0C48">
        <w:rPr>
          <w:noProof/>
        </w:rPr>
        <w:delText>Monday, 28 March 2022</w:delText>
      </w:r>
    </w:del>
    <w:r w:rsidR="00541EEF" w:rsidRPr="005B359B">
      <w:fldChar w:fldCharType="end"/>
    </w:r>
    <w:r w:rsidRPr="005B359B">
      <w:t xml:space="preserve">  </w:t>
    </w:r>
    <w:r w:rsidR="00541EEF" w:rsidRPr="005B359B">
      <w:fldChar w:fldCharType="begin"/>
    </w:r>
    <w:r w:rsidRPr="005B359B">
      <w:instrText xml:space="preserve"> SAVEDATE  \@ "h:mm am/pm"  \* MERGEFORMAT </w:instrText>
    </w:r>
    <w:r w:rsidR="00541EEF" w:rsidRPr="005B359B">
      <w:fldChar w:fldCharType="separate"/>
    </w:r>
    <w:ins w:id="7" w:author="Darcy Webber" w:date="2022-03-29T11:04:00Z">
      <w:r w:rsidR="008B0C48">
        <w:rPr>
          <w:noProof/>
        </w:rPr>
        <w:t>9:30 am</w:t>
      </w:r>
    </w:ins>
    <w:ins w:id="8" w:author="Sophie Mormede" w:date="2022-03-29T09:15:00Z">
      <w:del w:id="9" w:author="Darcy Webber" w:date="2022-03-29T11:04:00Z">
        <w:r w:rsidR="00A86DA9" w:rsidDel="008B0C48">
          <w:rPr>
            <w:noProof/>
          </w:rPr>
          <w:delText>1:33 PM</w:delText>
        </w:r>
      </w:del>
    </w:ins>
    <w:ins w:id="10" w:author="Susan Jane Baird" w:date="2022-03-28T13:32:00Z">
      <w:del w:id="11" w:author="Darcy Webber" w:date="2022-03-29T11:04:00Z">
        <w:r w:rsidR="00A06D32" w:rsidDel="008B0C48">
          <w:rPr>
            <w:noProof/>
          </w:rPr>
          <w:delText>1:26 PM</w:delText>
        </w:r>
      </w:del>
    </w:ins>
    <w:del w:id="12" w:author="Darcy Webber" w:date="2022-03-29T11:04:00Z">
      <w:r w:rsidR="008667EE" w:rsidDel="008B0C48">
        <w:rPr>
          <w:noProof/>
        </w:rPr>
        <w:delText>8:18 AM</w:delText>
      </w:r>
    </w:del>
    <w:r w:rsidR="00541EEF" w:rsidRPr="005B359B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37B3" w14:textId="727D02DD" w:rsidR="007B0198" w:rsidRPr="00905DD5" w:rsidRDefault="007B0198" w:rsidP="007B0198">
    <w:pPr>
      <w:pStyle w:val="Footer"/>
      <w:pBdr>
        <w:top w:val="single" w:sz="4" w:space="1" w:color="auto"/>
      </w:pBdr>
      <w:tabs>
        <w:tab w:val="right" w:pos="9072"/>
      </w:tabs>
      <w:rPr>
        <w:rFonts w:ascii="Arial Narrow" w:hAnsi="Arial Narrow"/>
        <w:sz w:val="18"/>
        <w:szCs w:val="18"/>
      </w:rPr>
    </w:pPr>
    <w:r w:rsidRPr="004F3B8F">
      <w:rPr>
        <w:rStyle w:val="PageNumber"/>
        <w:rFonts w:ascii="Arial Narrow" w:hAnsi="Arial Narrow"/>
        <w:sz w:val="18"/>
        <w:szCs w:val="18"/>
      </w:rPr>
      <w:fldChar w:fldCharType="begin"/>
    </w:r>
    <w:r w:rsidRPr="004F3B8F">
      <w:rPr>
        <w:rStyle w:val="PageNumber"/>
        <w:rFonts w:ascii="Arial Narrow" w:hAnsi="Arial Narrow"/>
        <w:sz w:val="18"/>
        <w:szCs w:val="18"/>
      </w:rPr>
      <w:instrText xml:space="preserve"> PAGE </w:instrText>
    </w:r>
    <w:r w:rsidRPr="004F3B8F"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2</w:t>
    </w:r>
    <w:r w:rsidRPr="004F3B8F">
      <w:rPr>
        <w:rStyle w:val="PageNumber"/>
        <w:rFonts w:ascii="Arial Narrow" w:hAnsi="Arial Narrow"/>
        <w:sz w:val="18"/>
        <w:szCs w:val="18"/>
      </w:rPr>
      <w:fldChar w:fldCharType="end"/>
    </w:r>
    <w:r w:rsidRPr="004F3B8F">
      <w:rPr>
        <w:rStyle w:val="PageNumber"/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>
      <w:rPr>
        <w:rFonts w:ascii="Arial Narrow" w:hAnsi="Arial Narrow"/>
        <w:sz w:val="18"/>
        <w:szCs w:val="18"/>
      </w:rPr>
      <w:t xml:space="preserve"> </w:t>
    </w:r>
    <w:r w:rsidR="00606B52">
      <w:rPr>
        <w:rFonts w:ascii="Arial Narrow" w:hAnsi="Arial Narrow"/>
        <w:sz w:val="18"/>
        <w:szCs w:val="18"/>
      </w:rPr>
      <w:t>Creating standard grids</w:t>
    </w:r>
    <w:r w:rsidRPr="004F3B8F">
      <w:rPr>
        <w:rStyle w:val="PageNumber"/>
        <w:rFonts w:ascii="Arial Narrow" w:hAnsi="Arial Narrow"/>
        <w:sz w:val="18"/>
        <w:szCs w:val="18"/>
      </w:rPr>
      <w:tab/>
    </w:r>
    <w:r w:rsidR="00606B52">
      <w:rPr>
        <w:rStyle w:val="PageNumber"/>
        <w:rFonts w:ascii="Arial Narrow" w:hAnsi="Arial Narrow"/>
        <w:sz w:val="18"/>
        <w:szCs w:val="18"/>
      </w:rPr>
      <w:tab/>
    </w:r>
    <w:r>
      <w:rPr>
        <w:rFonts w:ascii="Arial Narrow" w:hAnsi="Arial Narrow"/>
        <w:sz w:val="18"/>
        <w:szCs w:val="18"/>
      </w:rPr>
      <w:t>Fisheries New Zealand</w:t>
    </w:r>
  </w:p>
  <w:p w14:paraId="7D01D264" w14:textId="77777777" w:rsidR="005A7F21" w:rsidRDefault="005A7F21" w:rsidP="00B2003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66" w14:textId="7C6E6DC3" w:rsidR="005A7F21" w:rsidRDefault="00F422A8" w:rsidP="00DF39B9">
    <w:pPr>
      <w:pStyle w:val="Footer"/>
      <w:pBdr>
        <w:top w:val="single" w:sz="4" w:space="1" w:color="auto"/>
      </w:pBdr>
      <w:tabs>
        <w:tab w:val="right" w:pos="9072"/>
      </w:tabs>
    </w:pPr>
    <w:r>
      <w:rPr>
        <w:rFonts w:ascii="Arial Narrow" w:hAnsi="Arial Narrow"/>
        <w:sz w:val="18"/>
        <w:szCs w:val="18"/>
      </w:rPr>
      <w:t>Fisheries New Zealand</w:t>
    </w:r>
    <w:r>
      <w:rPr>
        <w:rFonts w:ascii="Arial Narrow" w:hAnsi="Arial Narrow"/>
        <w:sz w:val="18"/>
        <w:szCs w:val="18"/>
      </w:rPr>
      <w:tab/>
    </w:r>
    <w:r w:rsidR="00606B52">
      <w:rPr>
        <w:rFonts w:ascii="Arial Narrow" w:hAnsi="Arial Narrow"/>
        <w:sz w:val="18"/>
        <w:szCs w:val="18"/>
      </w:rPr>
      <w:tab/>
      <w:t>Creating standard grids</w:t>
    </w:r>
    <w:r w:rsidR="004D7D4F" w:rsidRPr="004D7D4F">
      <w:rPr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 w:rsidRPr="004F3B8F">
      <w:rPr>
        <w:rFonts w:ascii="Arial Narrow" w:hAnsi="Arial Narrow"/>
        <w:sz w:val="18"/>
        <w:szCs w:val="18"/>
      </w:rPr>
      <w:t xml:space="preserve"> </w:t>
    </w:r>
    <w:r w:rsidRPr="001B5D91">
      <w:rPr>
        <w:rFonts w:ascii="Arial Narrow" w:hAnsi="Arial Narrow"/>
        <w:sz w:val="18"/>
        <w:szCs w:val="18"/>
      </w:rPr>
      <w:fldChar w:fldCharType="begin"/>
    </w:r>
    <w:r w:rsidRPr="001B5D91">
      <w:rPr>
        <w:rFonts w:ascii="Arial Narrow" w:hAnsi="Arial Narrow"/>
        <w:sz w:val="18"/>
        <w:szCs w:val="18"/>
      </w:rPr>
      <w:instrText xml:space="preserve"> PAGE   \* MERGEFORMAT </w:instrText>
    </w:r>
    <w:r w:rsidRPr="001B5D91">
      <w:rPr>
        <w:rFonts w:ascii="Arial Narrow" w:hAnsi="Arial Narrow"/>
        <w:sz w:val="18"/>
        <w:szCs w:val="18"/>
      </w:rPr>
      <w:fldChar w:fldCharType="separate"/>
    </w:r>
    <w:r>
      <w:rPr>
        <w:rFonts w:ascii="Arial Narrow" w:hAnsi="Arial Narrow"/>
        <w:sz w:val="18"/>
        <w:szCs w:val="18"/>
      </w:rPr>
      <w:t>1</w:t>
    </w:r>
    <w:r w:rsidRPr="001B5D91">
      <w:rPr>
        <w:rFonts w:ascii="Arial Narrow" w:hAnsi="Arial Narrow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01393" w14:textId="77777777" w:rsidR="00D56114" w:rsidRDefault="00D56114" w:rsidP="00B20036">
      <w:r>
        <w:separator/>
      </w:r>
    </w:p>
    <w:p w14:paraId="469BA733" w14:textId="77777777" w:rsidR="00D56114" w:rsidRDefault="00D56114" w:rsidP="00B20036"/>
  </w:footnote>
  <w:footnote w:type="continuationSeparator" w:id="0">
    <w:p w14:paraId="6DF02D3C" w14:textId="77777777" w:rsidR="00D56114" w:rsidRDefault="00D56114" w:rsidP="00B20036">
      <w:r>
        <w:continuationSeparator/>
      </w:r>
    </w:p>
    <w:p w14:paraId="3204379B" w14:textId="77777777" w:rsidR="00D56114" w:rsidRDefault="00D56114" w:rsidP="00B20036"/>
  </w:footnote>
  <w:footnote w:id="1">
    <w:p w14:paraId="120A7AEF" w14:textId="7AD5EF42" w:rsidR="00F90FDF" w:rsidRPr="00F90FDF" w:rsidRDefault="00F90FDF">
      <w:pPr>
        <w:spacing w:after="100" w:afterAutospacing="1" w:line="240" w:lineRule="auto"/>
        <w:rPr>
          <w:ins w:id="17" w:author="Sophie Mormede" w:date="2022-03-29T09:17:00Z"/>
          <w:sz w:val="18"/>
          <w:szCs w:val="18"/>
          <w:rPrChange w:id="18" w:author="Sophie Mormede" w:date="2022-03-29T09:18:00Z">
            <w:rPr>
              <w:ins w:id="19" w:author="Sophie Mormede" w:date="2022-03-29T09:17:00Z"/>
              <w:sz w:val="2"/>
              <w:szCs w:val="2"/>
            </w:rPr>
          </w:rPrChange>
        </w:rPr>
        <w:pPrChange w:id="20" w:author="Sophie Mormede" w:date="2022-03-29T09:18:00Z">
          <w:pPr>
            <w:pStyle w:val="FootnoteText"/>
          </w:pPr>
        </w:pPrChange>
      </w:pPr>
      <w:ins w:id="21" w:author="Sophie Mormede" w:date="2022-03-29T09:17:00Z">
        <w:r w:rsidRPr="00EA7D0C">
          <w:rPr>
            <w:rStyle w:val="FootnoteReference"/>
            <w:sz w:val="18"/>
            <w:szCs w:val="18"/>
          </w:rPr>
          <w:footnoteRef/>
        </w:r>
        <w:r w:rsidRPr="00EA7D0C">
          <w:rPr>
            <w:sz w:val="18"/>
            <w:szCs w:val="18"/>
          </w:rPr>
          <w:t xml:space="preserve"> SoFish Consulting Ltd., Wellington New Zealand.</w:t>
        </w:r>
      </w:ins>
    </w:p>
  </w:footnote>
  <w:footnote w:id="2">
    <w:p w14:paraId="79E47B85" w14:textId="7C48A6D7" w:rsidR="00F90FDF" w:rsidRPr="00EA7D0C" w:rsidRDefault="00F90FDF">
      <w:pPr>
        <w:spacing w:after="100" w:afterAutospacing="1" w:line="240" w:lineRule="auto"/>
        <w:rPr>
          <w:ins w:id="23" w:author="Sophie Mormede" w:date="2022-03-29T09:17:00Z"/>
          <w:sz w:val="18"/>
          <w:szCs w:val="18"/>
        </w:rPr>
        <w:pPrChange w:id="24" w:author="Sophie Mormede" w:date="2022-03-29T09:18:00Z">
          <w:pPr>
            <w:pStyle w:val="FootnoteText"/>
          </w:pPr>
        </w:pPrChange>
      </w:pPr>
      <w:ins w:id="25" w:author="Sophie Mormede" w:date="2022-03-29T09:17:00Z">
        <w:r w:rsidRPr="00EA7D0C">
          <w:rPr>
            <w:rStyle w:val="FootnoteReference"/>
            <w:sz w:val="18"/>
            <w:szCs w:val="18"/>
          </w:rPr>
          <w:footnoteRef/>
        </w:r>
        <w:r w:rsidRPr="00EA7D0C">
          <w:rPr>
            <w:sz w:val="18"/>
            <w:szCs w:val="18"/>
          </w:rPr>
          <w:t xml:space="preserve"> Quantifish Ltd., Tauranga, New Zealand.</w:t>
        </w:r>
      </w:ins>
    </w:p>
  </w:footnote>
  <w:footnote w:id="3">
    <w:p w14:paraId="4BDCF049" w14:textId="3B73D5C5" w:rsidR="00F90FDF" w:rsidRPr="00EA7D0C" w:rsidRDefault="00F90FDF">
      <w:pPr>
        <w:spacing w:after="100" w:afterAutospacing="1" w:line="240" w:lineRule="auto"/>
        <w:rPr>
          <w:ins w:id="27" w:author="Sophie Mormede" w:date="2022-03-29T09:17:00Z"/>
          <w:sz w:val="18"/>
          <w:szCs w:val="18"/>
        </w:rPr>
        <w:pPrChange w:id="28" w:author="Sophie Mormede" w:date="2022-03-29T09:18:00Z">
          <w:pPr/>
        </w:pPrChange>
      </w:pPr>
      <w:ins w:id="29" w:author="Sophie Mormede" w:date="2022-03-29T09:17:00Z">
        <w:r w:rsidRPr="00EA7D0C">
          <w:rPr>
            <w:rStyle w:val="FootnoteReference"/>
            <w:sz w:val="18"/>
            <w:szCs w:val="18"/>
          </w:rPr>
          <w:footnoteRef/>
        </w:r>
        <w:r w:rsidRPr="00EA7D0C">
          <w:rPr>
            <w:sz w:val="18"/>
            <w:szCs w:val="18"/>
          </w:rPr>
          <w:t xml:space="preserve"> </w:t>
        </w:r>
      </w:ins>
      <w:ins w:id="30" w:author="Sophie Mormede" w:date="2022-03-29T09:18:00Z">
        <w:r>
          <w:rPr>
            <w:sz w:val="18"/>
            <w:szCs w:val="18"/>
          </w:rPr>
          <w:t>CEscape</w:t>
        </w:r>
      </w:ins>
      <w:ins w:id="31" w:author="Sophie Mormede" w:date="2022-03-29T09:19:00Z">
        <w:r>
          <w:rPr>
            <w:sz w:val="18"/>
            <w:szCs w:val="18"/>
          </w:rPr>
          <w:t xml:space="preserve"> Consultancy Services</w:t>
        </w:r>
      </w:ins>
      <w:ins w:id="32" w:author="Sophie Mormede" w:date="2022-03-29T09:18:00Z">
        <w:r>
          <w:rPr>
            <w:sz w:val="18"/>
            <w:szCs w:val="18"/>
          </w:rPr>
          <w:t xml:space="preserve">, </w:t>
        </w:r>
      </w:ins>
      <w:ins w:id="33" w:author="Sophie Mormede" w:date="2022-03-29T09:19:00Z">
        <w:r>
          <w:rPr>
            <w:sz w:val="18"/>
            <w:szCs w:val="18"/>
          </w:rPr>
          <w:t>Otaki</w:t>
        </w:r>
      </w:ins>
      <w:ins w:id="34" w:author="Sophie Mormede" w:date="2022-03-29T09:17:00Z">
        <w:r w:rsidRPr="00EA7D0C">
          <w:rPr>
            <w:sz w:val="18"/>
            <w:szCs w:val="18"/>
          </w:rPr>
          <w:t>, New Zealand.</w:t>
        </w:r>
      </w:ins>
    </w:p>
    <w:p w14:paraId="75FAF290" w14:textId="77777777" w:rsidR="00F90FDF" w:rsidRPr="00EA7D0C" w:rsidRDefault="00F90FDF" w:rsidP="00F90FDF">
      <w:pPr>
        <w:pStyle w:val="FootnoteText"/>
        <w:rPr>
          <w:ins w:id="35" w:author="Sophie Mormede" w:date="2022-03-29T09:17:00Z"/>
          <w:sz w:val="18"/>
          <w:szCs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E363" w14:textId="0516B360" w:rsidR="00825BFF" w:rsidRDefault="00D8200F">
    <w:pPr>
      <w:pStyle w:val="Header"/>
    </w:pPr>
    <w:r>
      <w:rPr>
        <w:noProof/>
      </w:rPr>
      <w:pict w14:anchorId="051B58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6" o:spid="_x0000_s1026" type="#_x0000_t136" style="position:absolute;margin-left:0;margin-top:0;width:569.25pt;height:66.95pt;rotation:315;z-index:-2516505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8" w14:textId="02C118B9" w:rsidR="005A7F21" w:rsidRDefault="00D8200F" w:rsidP="00B20036">
    <w:pPr>
      <w:pStyle w:val="Header"/>
    </w:pPr>
    <w:r>
      <w:rPr>
        <w:noProof/>
      </w:rPr>
      <w:pict w14:anchorId="10896A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7" o:spid="_x0000_s1027" type="#_x0000_t136" style="position:absolute;margin-left:0;margin-top:0;width:569.25pt;height:66.95pt;rotation:315;z-index:-2516485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  <w:r w:rsidR="008C47F4">
      <w:rPr>
        <w:noProof/>
      </w:rPr>
      <w:drawing>
        <wp:anchor distT="0" distB="0" distL="114300" distR="114300" simplePos="0" relativeHeight="251661824" behindDoc="1" locked="0" layoutInCell="1" allowOverlap="1" wp14:anchorId="7D01D267" wp14:editId="7D01D268">
          <wp:simplePos x="0" y="0"/>
          <wp:positionH relativeFrom="column">
            <wp:posOffset>-1492898</wp:posOffset>
          </wp:positionH>
          <wp:positionV relativeFrom="paragraph">
            <wp:posOffset>-55984</wp:posOffset>
          </wp:positionV>
          <wp:extent cx="2751455" cy="608330"/>
          <wp:effectExtent l="0" t="0" r="0" b="127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1455" cy="608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237A">
      <w:rPr>
        <w:noProof/>
      </w:rPr>
      <w:drawing>
        <wp:anchor distT="0" distB="0" distL="114300" distR="114300" simplePos="0" relativeHeight="251659776" behindDoc="1" locked="0" layoutInCell="1" allowOverlap="1" wp14:anchorId="7D01D269" wp14:editId="7D01D26A">
          <wp:simplePos x="0" y="0"/>
          <wp:positionH relativeFrom="column">
            <wp:posOffset>-3348355</wp:posOffset>
          </wp:positionH>
          <wp:positionV relativeFrom="paragraph">
            <wp:posOffset>4690745</wp:posOffset>
          </wp:positionV>
          <wp:extent cx="7397750" cy="4792345"/>
          <wp:effectExtent l="19050" t="0" r="0" b="0"/>
          <wp:wrapNone/>
          <wp:docPr id="16" name="Picture 0" descr="aber reports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aber reports-1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4792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B237A">
      <w:rPr>
        <w:noProof/>
      </w:rPr>
      <w:drawing>
        <wp:anchor distT="0" distB="0" distL="114300" distR="114300" simplePos="0" relativeHeight="251656704" behindDoc="0" locked="0" layoutInCell="1" allowOverlap="1" wp14:anchorId="7D01D26B" wp14:editId="7D01D26C">
          <wp:simplePos x="0" y="0"/>
          <wp:positionH relativeFrom="column">
            <wp:posOffset>-3159125</wp:posOffset>
          </wp:positionH>
          <wp:positionV relativeFrom="paragraph">
            <wp:posOffset>-683260</wp:posOffset>
          </wp:positionV>
          <wp:extent cx="1969770" cy="11201400"/>
          <wp:effectExtent l="1905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9770" cy="11201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DB598" w14:textId="0BA8094D" w:rsidR="00825BFF" w:rsidRDefault="00D8200F">
    <w:pPr>
      <w:pStyle w:val="Header"/>
    </w:pPr>
    <w:r>
      <w:rPr>
        <w:noProof/>
      </w:rPr>
      <w:pict w14:anchorId="643621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5" o:spid="_x0000_s1025" type="#_x0000_t136" style="position:absolute;margin-left:0;margin-top:0;width:569.25pt;height:66.95pt;rotation:315;z-index:-2516526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A" w14:textId="698BEB84" w:rsidR="005A7F21" w:rsidRPr="00B03FF0" w:rsidRDefault="00D8200F" w:rsidP="00B20036">
    <w:pPr>
      <w:pStyle w:val="Header"/>
    </w:pPr>
    <w:bookmarkStart w:id="0" w:name="PMHeaderEvenPage"/>
    <w:bookmarkEnd w:id="0"/>
    <w:r>
      <w:rPr>
        <w:noProof/>
      </w:rPr>
      <w:pict w14:anchorId="4E7B41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9" o:spid="_x0000_s1029" type="#_x0000_t136" style="position:absolute;margin-left:0;margin-top:0;width:569.25pt;height:66.95pt;rotation:315;z-index:-2516444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B" w14:textId="7B4FDD64" w:rsidR="005A7F21" w:rsidRPr="008D6563" w:rsidRDefault="00D8200F" w:rsidP="00B20036">
    <w:pPr>
      <w:pStyle w:val="Header"/>
    </w:pPr>
    <w:bookmarkStart w:id="1" w:name="PMHeader"/>
    <w:bookmarkEnd w:id="1"/>
    <w:r>
      <w:rPr>
        <w:noProof/>
      </w:rPr>
      <w:pict w14:anchorId="5C2465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0" o:spid="_x0000_s1030" type="#_x0000_t136" style="position:absolute;margin-left:0;margin-top:0;width:569.25pt;height:66.95pt;rotation:315;z-index:-2516423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E" w14:textId="48F0CC6C" w:rsidR="005A7F21" w:rsidRPr="00B03FF0" w:rsidRDefault="00D8200F" w:rsidP="00B20036">
    <w:pPr>
      <w:pStyle w:val="Header"/>
    </w:pPr>
    <w:bookmarkStart w:id="2" w:name="PMHeaderFirstPage"/>
    <w:bookmarkEnd w:id="2"/>
    <w:r>
      <w:rPr>
        <w:noProof/>
      </w:rPr>
      <w:pict w14:anchorId="714A42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8" o:spid="_x0000_s1028" type="#_x0000_t136" style="position:absolute;margin-left:0;margin-top:0;width:569.25pt;height:66.95pt;rotation:315;z-index:-2516464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E1ED7" w14:textId="7B764760" w:rsidR="00825BFF" w:rsidRDefault="00D8200F">
    <w:pPr>
      <w:pStyle w:val="Header"/>
    </w:pPr>
    <w:r>
      <w:rPr>
        <w:noProof/>
      </w:rPr>
      <w:pict w14:anchorId="07F5CA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2" o:spid="_x0000_s1032" type="#_x0000_t136" style="position:absolute;margin-left:0;margin-top:0;width:569.25pt;height:66.95pt;rotation:315;z-index:-2516382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5E64F" w14:textId="02ECFDEF" w:rsidR="00825BFF" w:rsidRDefault="00D8200F">
    <w:pPr>
      <w:pStyle w:val="Header"/>
    </w:pPr>
    <w:r>
      <w:rPr>
        <w:noProof/>
      </w:rPr>
      <w:pict w14:anchorId="0D90B1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3" o:spid="_x0000_s1033" type="#_x0000_t136" style="position:absolute;margin-left:0;margin-top:0;width:569.25pt;height:66.95pt;rotation:315;z-index:-2516362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0B256" w14:textId="4FA8685F" w:rsidR="00825BFF" w:rsidRDefault="00D8200F">
    <w:pPr>
      <w:pStyle w:val="Header"/>
    </w:pPr>
    <w:r>
      <w:rPr>
        <w:noProof/>
      </w:rPr>
      <w:pict w14:anchorId="59092A4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1" o:spid="_x0000_s1031" type="#_x0000_t136" style="position:absolute;margin-left:0;margin-top:0;width:569.25pt;height:66.95pt;rotation:315;z-index:-2516403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6A42158"/>
    <w:lvl w:ilvl="0">
      <w:start w:val="1"/>
      <w:numFmt w:val="lowerLetter"/>
      <w:pStyle w:val="ListNumber2"/>
      <w:lvlText w:val="%1)"/>
      <w:lvlJc w:val="left"/>
      <w:pPr>
        <w:tabs>
          <w:tab w:val="num" w:pos="284"/>
        </w:tabs>
        <w:ind w:left="284" w:hanging="284"/>
      </w:pPr>
      <w:rPr>
        <w:rFonts w:cs="Times New Roman" w:hint="default"/>
      </w:rPr>
    </w:lvl>
  </w:abstractNum>
  <w:abstractNum w:abstractNumId="1" w15:restartNumberingAfterBreak="0">
    <w:nsid w:val="FFFFFF83"/>
    <w:multiLevelType w:val="singleLevel"/>
    <w:tmpl w:val="F7E22F66"/>
    <w:lvl w:ilvl="0">
      <w:start w:val="1"/>
      <w:numFmt w:val="bullet"/>
      <w:pStyle w:val="ListBullet2"/>
      <w:lvlText w:val="−"/>
      <w:lvlJc w:val="left"/>
      <w:pPr>
        <w:tabs>
          <w:tab w:val="num" w:pos="566"/>
        </w:tabs>
        <w:ind w:left="566" w:hanging="283"/>
      </w:pPr>
      <w:rPr>
        <w:rFonts w:ascii="Times New Roman" w:hAnsi="Times New Roman" w:hint="default"/>
      </w:rPr>
    </w:lvl>
  </w:abstractNum>
  <w:abstractNum w:abstractNumId="2" w15:restartNumberingAfterBreak="0">
    <w:nsid w:val="FFFFFF88"/>
    <w:multiLevelType w:val="singleLevel"/>
    <w:tmpl w:val="2A241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334F2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C75"/>
    <w:multiLevelType w:val="hybridMultilevel"/>
    <w:tmpl w:val="7FC665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630583"/>
    <w:multiLevelType w:val="multilevel"/>
    <w:tmpl w:val="1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6" w15:restartNumberingAfterBreak="0">
    <w:nsid w:val="0EED5FEF"/>
    <w:multiLevelType w:val="hybridMultilevel"/>
    <w:tmpl w:val="4300EDA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FD3AD5"/>
    <w:multiLevelType w:val="hybridMultilevel"/>
    <w:tmpl w:val="1902DC6E"/>
    <w:lvl w:ilvl="0" w:tplc="0809000B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346790"/>
    <w:multiLevelType w:val="hybridMultilevel"/>
    <w:tmpl w:val="A9443EB4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A8E27D9"/>
    <w:multiLevelType w:val="hybridMultilevel"/>
    <w:tmpl w:val="E7CAF3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242531"/>
    <w:multiLevelType w:val="multilevel"/>
    <w:tmpl w:val="BA18D6F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="Times New Roman" w:hint="default"/>
      </w:rPr>
    </w:lvl>
  </w:abstractNum>
  <w:abstractNum w:abstractNumId="11" w15:restartNumberingAfterBreak="0">
    <w:nsid w:val="3B7B1C5F"/>
    <w:multiLevelType w:val="hybridMultilevel"/>
    <w:tmpl w:val="346697D6"/>
    <w:lvl w:ilvl="0" w:tplc="72EE9182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A80FC5"/>
    <w:multiLevelType w:val="hybridMultilevel"/>
    <w:tmpl w:val="7BBC573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E1E2E"/>
    <w:multiLevelType w:val="multilevel"/>
    <w:tmpl w:val="7692409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DCD7792"/>
    <w:multiLevelType w:val="singleLevel"/>
    <w:tmpl w:val="E8384DC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1541F2C"/>
    <w:multiLevelType w:val="singleLevel"/>
    <w:tmpl w:val="755A64F6"/>
    <w:lvl w:ilvl="0">
      <w:start w:val="1"/>
      <w:numFmt w:val="decimal"/>
      <w:pStyle w:val="ListNumber"/>
      <w:lvlText w:val="%1."/>
      <w:lvlJc w:val="left"/>
      <w:pPr>
        <w:tabs>
          <w:tab w:val="num" w:pos="1778"/>
        </w:tabs>
        <w:ind w:left="1758" w:hanging="340"/>
      </w:pPr>
      <w:rPr>
        <w:rFonts w:ascii="Times New Roman" w:hAnsi="Times New Roman" w:cs="Times New Roman" w:hint="default"/>
        <w:b w:val="0"/>
        <w:i w:val="0"/>
        <w:sz w:val="24"/>
        <w:effect w:val="none"/>
      </w:rPr>
    </w:lvl>
  </w:abstractNum>
  <w:abstractNum w:abstractNumId="16" w15:restartNumberingAfterBreak="0">
    <w:nsid w:val="6B307197"/>
    <w:multiLevelType w:val="multilevel"/>
    <w:tmpl w:val="EE98BB6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b/>
        <w:bCs/>
        <w:sz w:val="22"/>
        <w:szCs w:val="1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b/>
        <w:bCs/>
        <w:sz w:val="22"/>
        <w:szCs w:val="1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  <w:bCs/>
        <w:sz w:val="22"/>
        <w:szCs w:val="1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b/>
        <w:bCs/>
        <w:sz w:val="22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727B3808"/>
    <w:multiLevelType w:val="hybridMultilevel"/>
    <w:tmpl w:val="AEE64A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525BC0"/>
    <w:multiLevelType w:val="hybridMultilevel"/>
    <w:tmpl w:val="33049D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4"/>
  </w:num>
  <w:num w:numId="5">
    <w:abstractNumId w:val="10"/>
  </w:num>
  <w:num w:numId="6">
    <w:abstractNumId w:val="11"/>
  </w:num>
  <w:num w:numId="7">
    <w:abstractNumId w:val="4"/>
  </w:num>
  <w:num w:numId="8">
    <w:abstractNumId w:val="9"/>
  </w:num>
  <w:num w:numId="9">
    <w:abstractNumId w:val="12"/>
  </w:num>
  <w:num w:numId="10">
    <w:abstractNumId w:val="18"/>
  </w:num>
  <w:num w:numId="11">
    <w:abstractNumId w:val="13"/>
  </w:num>
  <w:num w:numId="12">
    <w:abstractNumId w:val="3"/>
  </w:num>
  <w:num w:numId="13">
    <w:abstractNumId w:val="2"/>
  </w:num>
  <w:num w:numId="14">
    <w:abstractNumId w:val="8"/>
  </w:num>
  <w:num w:numId="15">
    <w:abstractNumId w:val="5"/>
  </w:num>
  <w:num w:numId="16">
    <w:abstractNumId w:val="7"/>
  </w:num>
  <w:num w:numId="17">
    <w:abstractNumId w:val="6"/>
  </w:num>
  <w:num w:numId="18">
    <w:abstractNumId w:val="17"/>
  </w:num>
  <w:num w:numId="19">
    <w:abstractNumId w:val="16"/>
  </w:num>
  <w:num w:numId="20">
    <w:abstractNumId w:val="10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cy Webber">
    <w15:presenceInfo w15:providerId="Windows Live" w15:userId="3a8f3a3691638cef"/>
  </w15:person>
  <w15:person w15:author="Sophie Mormede">
    <w15:presenceInfo w15:providerId="AD" w15:userId="S::sophie@sofishconsulting.onmicrosoft.com::9816bb47-cab3-43b6-9ea6-1386f09268d9"/>
  </w15:person>
  <w15:person w15:author="Susan Jane Baird">
    <w15:presenceInfo w15:providerId="AD" w15:userId="S::SusanJane.Baird@mpi.govt.nz::925faa26-2407-4b2c-a2e5-81aefdf8db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linkStyles/>
  <w:trackRevisions/>
  <w:defaultTabStop w:val="720"/>
  <w:evenAndOddHeaders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5C9"/>
    <w:rsid w:val="00003021"/>
    <w:rsid w:val="000033A8"/>
    <w:rsid w:val="000048EF"/>
    <w:rsid w:val="00005535"/>
    <w:rsid w:val="00005AB7"/>
    <w:rsid w:val="00005CBE"/>
    <w:rsid w:val="00006491"/>
    <w:rsid w:val="00007879"/>
    <w:rsid w:val="0000793C"/>
    <w:rsid w:val="00007CBB"/>
    <w:rsid w:val="00010E6C"/>
    <w:rsid w:val="0001138D"/>
    <w:rsid w:val="00012BFB"/>
    <w:rsid w:val="00012EB5"/>
    <w:rsid w:val="000135A9"/>
    <w:rsid w:val="00013FBC"/>
    <w:rsid w:val="00014808"/>
    <w:rsid w:val="00014B54"/>
    <w:rsid w:val="000150E4"/>
    <w:rsid w:val="0001539B"/>
    <w:rsid w:val="000155B3"/>
    <w:rsid w:val="00015696"/>
    <w:rsid w:val="0001690C"/>
    <w:rsid w:val="00016C95"/>
    <w:rsid w:val="00017283"/>
    <w:rsid w:val="0001731A"/>
    <w:rsid w:val="000173B8"/>
    <w:rsid w:val="00017718"/>
    <w:rsid w:val="00020243"/>
    <w:rsid w:val="00020444"/>
    <w:rsid w:val="000209DE"/>
    <w:rsid w:val="00021589"/>
    <w:rsid w:val="000218CE"/>
    <w:rsid w:val="00021BB9"/>
    <w:rsid w:val="00022254"/>
    <w:rsid w:val="000226E3"/>
    <w:rsid w:val="00022B7A"/>
    <w:rsid w:val="000230BD"/>
    <w:rsid w:val="00023573"/>
    <w:rsid w:val="000244E3"/>
    <w:rsid w:val="00026895"/>
    <w:rsid w:val="00026BE7"/>
    <w:rsid w:val="000276DA"/>
    <w:rsid w:val="00027F7A"/>
    <w:rsid w:val="0003214A"/>
    <w:rsid w:val="00032BC0"/>
    <w:rsid w:val="00033076"/>
    <w:rsid w:val="0003364B"/>
    <w:rsid w:val="00033E32"/>
    <w:rsid w:val="00033FC5"/>
    <w:rsid w:val="0003471D"/>
    <w:rsid w:val="00035BCB"/>
    <w:rsid w:val="0003752B"/>
    <w:rsid w:val="00037FD1"/>
    <w:rsid w:val="00040AF7"/>
    <w:rsid w:val="00041A35"/>
    <w:rsid w:val="00043342"/>
    <w:rsid w:val="000439E9"/>
    <w:rsid w:val="00044863"/>
    <w:rsid w:val="0004523B"/>
    <w:rsid w:val="0004614F"/>
    <w:rsid w:val="00046EAA"/>
    <w:rsid w:val="00047339"/>
    <w:rsid w:val="00047358"/>
    <w:rsid w:val="00047833"/>
    <w:rsid w:val="000517FB"/>
    <w:rsid w:val="00054085"/>
    <w:rsid w:val="000542A4"/>
    <w:rsid w:val="00055B71"/>
    <w:rsid w:val="000560D9"/>
    <w:rsid w:val="0006004C"/>
    <w:rsid w:val="00060A0A"/>
    <w:rsid w:val="00060D1B"/>
    <w:rsid w:val="00061339"/>
    <w:rsid w:val="00061D3D"/>
    <w:rsid w:val="00062129"/>
    <w:rsid w:val="000629A1"/>
    <w:rsid w:val="00063AFA"/>
    <w:rsid w:val="0006519D"/>
    <w:rsid w:val="00065796"/>
    <w:rsid w:val="0006602E"/>
    <w:rsid w:val="00066D02"/>
    <w:rsid w:val="00067E69"/>
    <w:rsid w:val="00070757"/>
    <w:rsid w:val="00071535"/>
    <w:rsid w:val="000725BD"/>
    <w:rsid w:val="000744A6"/>
    <w:rsid w:val="00076347"/>
    <w:rsid w:val="00076D84"/>
    <w:rsid w:val="00077460"/>
    <w:rsid w:val="000801A6"/>
    <w:rsid w:val="000811FD"/>
    <w:rsid w:val="000816D7"/>
    <w:rsid w:val="00084070"/>
    <w:rsid w:val="000840D2"/>
    <w:rsid w:val="0008450A"/>
    <w:rsid w:val="00085451"/>
    <w:rsid w:val="00085BD3"/>
    <w:rsid w:val="000864CB"/>
    <w:rsid w:val="00091523"/>
    <w:rsid w:val="0009228E"/>
    <w:rsid w:val="00092632"/>
    <w:rsid w:val="00093208"/>
    <w:rsid w:val="00093228"/>
    <w:rsid w:val="00094BD6"/>
    <w:rsid w:val="00095037"/>
    <w:rsid w:val="00095313"/>
    <w:rsid w:val="00095E2C"/>
    <w:rsid w:val="00096C42"/>
    <w:rsid w:val="00096F80"/>
    <w:rsid w:val="00097542"/>
    <w:rsid w:val="00097B08"/>
    <w:rsid w:val="000A0848"/>
    <w:rsid w:val="000A0FAA"/>
    <w:rsid w:val="000A1A6B"/>
    <w:rsid w:val="000A3296"/>
    <w:rsid w:val="000A3EC6"/>
    <w:rsid w:val="000A670E"/>
    <w:rsid w:val="000A6D5F"/>
    <w:rsid w:val="000A766D"/>
    <w:rsid w:val="000A79DE"/>
    <w:rsid w:val="000B0654"/>
    <w:rsid w:val="000B18E7"/>
    <w:rsid w:val="000B18F0"/>
    <w:rsid w:val="000B1A18"/>
    <w:rsid w:val="000B3959"/>
    <w:rsid w:val="000B4331"/>
    <w:rsid w:val="000B4848"/>
    <w:rsid w:val="000B49CF"/>
    <w:rsid w:val="000B5D44"/>
    <w:rsid w:val="000B68EC"/>
    <w:rsid w:val="000B69BE"/>
    <w:rsid w:val="000C2EFE"/>
    <w:rsid w:val="000C3E5F"/>
    <w:rsid w:val="000C5662"/>
    <w:rsid w:val="000C56BC"/>
    <w:rsid w:val="000C5732"/>
    <w:rsid w:val="000C5B26"/>
    <w:rsid w:val="000C5EDE"/>
    <w:rsid w:val="000C76DE"/>
    <w:rsid w:val="000D05F4"/>
    <w:rsid w:val="000D0A84"/>
    <w:rsid w:val="000D17BC"/>
    <w:rsid w:val="000D2008"/>
    <w:rsid w:val="000D2CDB"/>
    <w:rsid w:val="000D37E2"/>
    <w:rsid w:val="000D4AF3"/>
    <w:rsid w:val="000D4BDB"/>
    <w:rsid w:val="000D51FB"/>
    <w:rsid w:val="000D6D15"/>
    <w:rsid w:val="000D6DF2"/>
    <w:rsid w:val="000D7B15"/>
    <w:rsid w:val="000E08B0"/>
    <w:rsid w:val="000E0E4E"/>
    <w:rsid w:val="000E190B"/>
    <w:rsid w:val="000E1EA4"/>
    <w:rsid w:val="000E3D60"/>
    <w:rsid w:val="000E4ECF"/>
    <w:rsid w:val="000E50DF"/>
    <w:rsid w:val="000E6099"/>
    <w:rsid w:val="000E674C"/>
    <w:rsid w:val="000E793D"/>
    <w:rsid w:val="000F0D78"/>
    <w:rsid w:val="000F28EE"/>
    <w:rsid w:val="000F31B5"/>
    <w:rsid w:val="000F3FFF"/>
    <w:rsid w:val="000F4F8D"/>
    <w:rsid w:val="000F60AA"/>
    <w:rsid w:val="001004C2"/>
    <w:rsid w:val="00100B53"/>
    <w:rsid w:val="001010B4"/>
    <w:rsid w:val="00101782"/>
    <w:rsid w:val="001022E3"/>
    <w:rsid w:val="001035F8"/>
    <w:rsid w:val="001056D0"/>
    <w:rsid w:val="0010619B"/>
    <w:rsid w:val="00106576"/>
    <w:rsid w:val="00106E43"/>
    <w:rsid w:val="00106FA4"/>
    <w:rsid w:val="00112A25"/>
    <w:rsid w:val="00112F92"/>
    <w:rsid w:val="00113CA4"/>
    <w:rsid w:val="00113E69"/>
    <w:rsid w:val="00114E95"/>
    <w:rsid w:val="00115253"/>
    <w:rsid w:val="0011534D"/>
    <w:rsid w:val="00115671"/>
    <w:rsid w:val="00115CA2"/>
    <w:rsid w:val="0011665C"/>
    <w:rsid w:val="001206C3"/>
    <w:rsid w:val="00120E7C"/>
    <w:rsid w:val="00121098"/>
    <w:rsid w:val="00122C8D"/>
    <w:rsid w:val="001238BA"/>
    <w:rsid w:val="00123F2A"/>
    <w:rsid w:val="0012410D"/>
    <w:rsid w:val="00124371"/>
    <w:rsid w:val="00125581"/>
    <w:rsid w:val="0012582A"/>
    <w:rsid w:val="0012693D"/>
    <w:rsid w:val="001269CF"/>
    <w:rsid w:val="00126CA0"/>
    <w:rsid w:val="00130BC2"/>
    <w:rsid w:val="001314E1"/>
    <w:rsid w:val="001315D8"/>
    <w:rsid w:val="00132100"/>
    <w:rsid w:val="00132101"/>
    <w:rsid w:val="001321ED"/>
    <w:rsid w:val="001322BD"/>
    <w:rsid w:val="00132492"/>
    <w:rsid w:val="00132698"/>
    <w:rsid w:val="00132BDE"/>
    <w:rsid w:val="00134C71"/>
    <w:rsid w:val="001378EB"/>
    <w:rsid w:val="00137D71"/>
    <w:rsid w:val="0014041A"/>
    <w:rsid w:val="00140480"/>
    <w:rsid w:val="00140661"/>
    <w:rsid w:val="0014137C"/>
    <w:rsid w:val="00141601"/>
    <w:rsid w:val="00141865"/>
    <w:rsid w:val="0014302F"/>
    <w:rsid w:val="00143311"/>
    <w:rsid w:val="001439A8"/>
    <w:rsid w:val="00144958"/>
    <w:rsid w:val="00144B68"/>
    <w:rsid w:val="00145F39"/>
    <w:rsid w:val="00146906"/>
    <w:rsid w:val="00147178"/>
    <w:rsid w:val="00147FCC"/>
    <w:rsid w:val="001500CA"/>
    <w:rsid w:val="00150D17"/>
    <w:rsid w:val="00152882"/>
    <w:rsid w:val="00153900"/>
    <w:rsid w:val="00153C9F"/>
    <w:rsid w:val="00153F0D"/>
    <w:rsid w:val="0015549F"/>
    <w:rsid w:val="00155F9E"/>
    <w:rsid w:val="00156166"/>
    <w:rsid w:val="001567A1"/>
    <w:rsid w:val="001567E4"/>
    <w:rsid w:val="00156E39"/>
    <w:rsid w:val="001605B8"/>
    <w:rsid w:val="00160B3C"/>
    <w:rsid w:val="0016148F"/>
    <w:rsid w:val="00161D8B"/>
    <w:rsid w:val="0016377F"/>
    <w:rsid w:val="00163E7D"/>
    <w:rsid w:val="001648FE"/>
    <w:rsid w:val="00165109"/>
    <w:rsid w:val="001655C7"/>
    <w:rsid w:val="00166AF1"/>
    <w:rsid w:val="00166BE9"/>
    <w:rsid w:val="00167919"/>
    <w:rsid w:val="0017019F"/>
    <w:rsid w:val="00171A70"/>
    <w:rsid w:val="00171DCE"/>
    <w:rsid w:val="00171FB0"/>
    <w:rsid w:val="001721FC"/>
    <w:rsid w:val="00172241"/>
    <w:rsid w:val="0017245C"/>
    <w:rsid w:val="00172951"/>
    <w:rsid w:val="001729B9"/>
    <w:rsid w:val="00173203"/>
    <w:rsid w:val="00173709"/>
    <w:rsid w:val="001738F9"/>
    <w:rsid w:val="00174B38"/>
    <w:rsid w:val="00174C20"/>
    <w:rsid w:val="00175CB1"/>
    <w:rsid w:val="00175FB5"/>
    <w:rsid w:val="001776A8"/>
    <w:rsid w:val="001777B1"/>
    <w:rsid w:val="00177A35"/>
    <w:rsid w:val="00177AAE"/>
    <w:rsid w:val="00180386"/>
    <w:rsid w:val="0018064C"/>
    <w:rsid w:val="00180965"/>
    <w:rsid w:val="00180E66"/>
    <w:rsid w:val="00180F3F"/>
    <w:rsid w:val="001814BA"/>
    <w:rsid w:val="00181C4C"/>
    <w:rsid w:val="0018257B"/>
    <w:rsid w:val="00183292"/>
    <w:rsid w:val="0018345B"/>
    <w:rsid w:val="00183830"/>
    <w:rsid w:val="00184126"/>
    <w:rsid w:val="00184585"/>
    <w:rsid w:val="0018475C"/>
    <w:rsid w:val="001852AD"/>
    <w:rsid w:val="0018580B"/>
    <w:rsid w:val="00186261"/>
    <w:rsid w:val="00186C16"/>
    <w:rsid w:val="00187C91"/>
    <w:rsid w:val="00187E4B"/>
    <w:rsid w:val="00190466"/>
    <w:rsid w:val="00191BBB"/>
    <w:rsid w:val="00192856"/>
    <w:rsid w:val="001929BA"/>
    <w:rsid w:val="00194220"/>
    <w:rsid w:val="00194352"/>
    <w:rsid w:val="00194DB9"/>
    <w:rsid w:val="001964CB"/>
    <w:rsid w:val="00196762"/>
    <w:rsid w:val="00196AFA"/>
    <w:rsid w:val="00197E27"/>
    <w:rsid w:val="001A208D"/>
    <w:rsid w:val="001A2D37"/>
    <w:rsid w:val="001A2F0B"/>
    <w:rsid w:val="001A33D0"/>
    <w:rsid w:val="001A3416"/>
    <w:rsid w:val="001A6469"/>
    <w:rsid w:val="001A6698"/>
    <w:rsid w:val="001A74ED"/>
    <w:rsid w:val="001B049D"/>
    <w:rsid w:val="001B0D7A"/>
    <w:rsid w:val="001B19E8"/>
    <w:rsid w:val="001B3110"/>
    <w:rsid w:val="001B36D1"/>
    <w:rsid w:val="001B41A8"/>
    <w:rsid w:val="001B4664"/>
    <w:rsid w:val="001B4FE5"/>
    <w:rsid w:val="001B5747"/>
    <w:rsid w:val="001B79AD"/>
    <w:rsid w:val="001C1530"/>
    <w:rsid w:val="001C1732"/>
    <w:rsid w:val="001C1DDC"/>
    <w:rsid w:val="001C1FB9"/>
    <w:rsid w:val="001C29B9"/>
    <w:rsid w:val="001C2CD7"/>
    <w:rsid w:val="001C3482"/>
    <w:rsid w:val="001C4190"/>
    <w:rsid w:val="001C487B"/>
    <w:rsid w:val="001C5004"/>
    <w:rsid w:val="001C533F"/>
    <w:rsid w:val="001C5AA7"/>
    <w:rsid w:val="001C6752"/>
    <w:rsid w:val="001C6D25"/>
    <w:rsid w:val="001C7245"/>
    <w:rsid w:val="001D0890"/>
    <w:rsid w:val="001D2316"/>
    <w:rsid w:val="001D2C8F"/>
    <w:rsid w:val="001D3973"/>
    <w:rsid w:val="001D3C89"/>
    <w:rsid w:val="001D46FD"/>
    <w:rsid w:val="001D4891"/>
    <w:rsid w:val="001D77B8"/>
    <w:rsid w:val="001E0F5A"/>
    <w:rsid w:val="001E1F1F"/>
    <w:rsid w:val="001E3F16"/>
    <w:rsid w:val="001E48B5"/>
    <w:rsid w:val="001E4CD5"/>
    <w:rsid w:val="001E52AF"/>
    <w:rsid w:val="001E5E2D"/>
    <w:rsid w:val="001E639C"/>
    <w:rsid w:val="001E6CFB"/>
    <w:rsid w:val="001E7CA3"/>
    <w:rsid w:val="001F043E"/>
    <w:rsid w:val="001F10C0"/>
    <w:rsid w:val="001F126C"/>
    <w:rsid w:val="001F19F5"/>
    <w:rsid w:val="001F2044"/>
    <w:rsid w:val="001F208E"/>
    <w:rsid w:val="001F25CB"/>
    <w:rsid w:val="001F36BE"/>
    <w:rsid w:val="001F4555"/>
    <w:rsid w:val="001F458F"/>
    <w:rsid w:val="001F5623"/>
    <w:rsid w:val="001F57FE"/>
    <w:rsid w:val="001F5A09"/>
    <w:rsid w:val="001F5B2A"/>
    <w:rsid w:val="0020023A"/>
    <w:rsid w:val="002005F1"/>
    <w:rsid w:val="002009A5"/>
    <w:rsid w:val="00201DAA"/>
    <w:rsid w:val="00202EFD"/>
    <w:rsid w:val="002030A1"/>
    <w:rsid w:val="00203BA6"/>
    <w:rsid w:val="00204263"/>
    <w:rsid w:val="00204637"/>
    <w:rsid w:val="00204982"/>
    <w:rsid w:val="002063F1"/>
    <w:rsid w:val="002067A8"/>
    <w:rsid w:val="00206CF3"/>
    <w:rsid w:val="00207134"/>
    <w:rsid w:val="00207CC5"/>
    <w:rsid w:val="00207D08"/>
    <w:rsid w:val="00210217"/>
    <w:rsid w:val="00210EFD"/>
    <w:rsid w:val="00211755"/>
    <w:rsid w:val="00211891"/>
    <w:rsid w:val="00211DEA"/>
    <w:rsid w:val="00212347"/>
    <w:rsid w:val="00212B47"/>
    <w:rsid w:val="00213F10"/>
    <w:rsid w:val="002143DE"/>
    <w:rsid w:val="002156EF"/>
    <w:rsid w:val="00216ACB"/>
    <w:rsid w:val="00220A18"/>
    <w:rsid w:val="00220B59"/>
    <w:rsid w:val="00220DE5"/>
    <w:rsid w:val="0022109A"/>
    <w:rsid w:val="002210F2"/>
    <w:rsid w:val="0022192E"/>
    <w:rsid w:val="002242DC"/>
    <w:rsid w:val="00224BD7"/>
    <w:rsid w:val="00226011"/>
    <w:rsid w:val="002262DD"/>
    <w:rsid w:val="002264D9"/>
    <w:rsid w:val="00226D74"/>
    <w:rsid w:val="00226F4F"/>
    <w:rsid w:val="00227DF1"/>
    <w:rsid w:val="00233010"/>
    <w:rsid w:val="002353C8"/>
    <w:rsid w:val="00235534"/>
    <w:rsid w:val="0023597C"/>
    <w:rsid w:val="0023597D"/>
    <w:rsid w:val="00235A8E"/>
    <w:rsid w:val="00236213"/>
    <w:rsid w:val="00237D0E"/>
    <w:rsid w:val="00237D1F"/>
    <w:rsid w:val="0024007A"/>
    <w:rsid w:val="00240A71"/>
    <w:rsid w:val="0024129C"/>
    <w:rsid w:val="002446B8"/>
    <w:rsid w:val="00245789"/>
    <w:rsid w:val="00245B12"/>
    <w:rsid w:val="0024625B"/>
    <w:rsid w:val="002473BE"/>
    <w:rsid w:val="002503C3"/>
    <w:rsid w:val="00250833"/>
    <w:rsid w:val="0025096F"/>
    <w:rsid w:val="00250FAD"/>
    <w:rsid w:val="00252185"/>
    <w:rsid w:val="002524BA"/>
    <w:rsid w:val="002525A7"/>
    <w:rsid w:val="00252B5C"/>
    <w:rsid w:val="00253446"/>
    <w:rsid w:val="00255560"/>
    <w:rsid w:val="00255598"/>
    <w:rsid w:val="00255741"/>
    <w:rsid w:val="00255A57"/>
    <w:rsid w:val="00255D32"/>
    <w:rsid w:val="00256518"/>
    <w:rsid w:val="00256531"/>
    <w:rsid w:val="00256A03"/>
    <w:rsid w:val="00256DE3"/>
    <w:rsid w:val="00256DEB"/>
    <w:rsid w:val="00256F62"/>
    <w:rsid w:val="00260473"/>
    <w:rsid w:val="002608DC"/>
    <w:rsid w:val="00262711"/>
    <w:rsid w:val="00262B7B"/>
    <w:rsid w:val="00262C95"/>
    <w:rsid w:val="00263823"/>
    <w:rsid w:val="0026389D"/>
    <w:rsid w:val="0026397C"/>
    <w:rsid w:val="00263AE5"/>
    <w:rsid w:val="00270FEE"/>
    <w:rsid w:val="002727F0"/>
    <w:rsid w:val="00272AFF"/>
    <w:rsid w:val="00275D60"/>
    <w:rsid w:val="00276F37"/>
    <w:rsid w:val="00277053"/>
    <w:rsid w:val="00280047"/>
    <w:rsid w:val="00280817"/>
    <w:rsid w:val="00280F8D"/>
    <w:rsid w:val="00281949"/>
    <w:rsid w:val="00281E00"/>
    <w:rsid w:val="00281F97"/>
    <w:rsid w:val="00282407"/>
    <w:rsid w:val="00282824"/>
    <w:rsid w:val="00282E7A"/>
    <w:rsid w:val="00283454"/>
    <w:rsid w:val="0028450C"/>
    <w:rsid w:val="00285013"/>
    <w:rsid w:val="00285A5E"/>
    <w:rsid w:val="002870F7"/>
    <w:rsid w:val="002877C2"/>
    <w:rsid w:val="00287FA5"/>
    <w:rsid w:val="002905C1"/>
    <w:rsid w:val="00290798"/>
    <w:rsid w:val="0029097F"/>
    <w:rsid w:val="00291A29"/>
    <w:rsid w:val="002925DC"/>
    <w:rsid w:val="00292C8D"/>
    <w:rsid w:val="00293A9B"/>
    <w:rsid w:val="00295703"/>
    <w:rsid w:val="00295F36"/>
    <w:rsid w:val="002962A2"/>
    <w:rsid w:val="00296724"/>
    <w:rsid w:val="002968BC"/>
    <w:rsid w:val="00297366"/>
    <w:rsid w:val="00297A09"/>
    <w:rsid w:val="002A060B"/>
    <w:rsid w:val="002A0C43"/>
    <w:rsid w:val="002A14A0"/>
    <w:rsid w:val="002A1C67"/>
    <w:rsid w:val="002A1D19"/>
    <w:rsid w:val="002A1FDB"/>
    <w:rsid w:val="002A2C8F"/>
    <w:rsid w:val="002A35DC"/>
    <w:rsid w:val="002A43CC"/>
    <w:rsid w:val="002A5046"/>
    <w:rsid w:val="002A5569"/>
    <w:rsid w:val="002A6DD9"/>
    <w:rsid w:val="002A72A4"/>
    <w:rsid w:val="002A73A4"/>
    <w:rsid w:val="002A75AB"/>
    <w:rsid w:val="002B1C13"/>
    <w:rsid w:val="002B26B4"/>
    <w:rsid w:val="002B2877"/>
    <w:rsid w:val="002B2CA9"/>
    <w:rsid w:val="002B3299"/>
    <w:rsid w:val="002B3FE9"/>
    <w:rsid w:val="002B5499"/>
    <w:rsid w:val="002C01D6"/>
    <w:rsid w:val="002C05EF"/>
    <w:rsid w:val="002C0D07"/>
    <w:rsid w:val="002C1A62"/>
    <w:rsid w:val="002C2C28"/>
    <w:rsid w:val="002C2D12"/>
    <w:rsid w:val="002C5702"/>
    <w:rsid w:val="002C5860"/>
    <w:rsid w:val="002C5B8B"/>
    <w:rsid w:val="002C5D26"/>
    <w:rsid w:val="002C63E2"/>
    <w:rsid w:val="002C6715"/>
    <w:rsid w:val="002D1741"/>
    <w:rsid w:val="002D30AC"/>
    <w:rsid w:val="002D39B9"/>
    <w:rsid w:val="002D3DBF"/>
    <w:rsid w:val="002D5AEF"/>
    <w:rsid w:val="002D6376"/>
    <w:rsid w:val="002D6CE7"/>
    <w:rsid w:val="002D744E"/>
    <w:rsid w:val="002D7A79"/>
    <w:rsid w:val="002D7B25"/>
    <w:rsid w:val="002D7C4B"/>
    <w:rsid w:val="002E13E8"/>
    <w:rsid w:val="002E217D"/>
    <w:rsid w:val="002E3F33"/>
    <w:rsid w:val="002E7546"/>
    <w:rsid w:val="002F064B"/>
    <w:rsid w:val="002F09CB"/>
    <w:rsid w:val="002F1122"/>
    <w:rsid w:val="002F2DB2"/>
    <w:rsid w:val="002F3784"/>
    <w:rsid w:val="002F5C85"/>
    <w:rsid w:val="002F6DE1"/>
    <w:rsid w:val="002F7A48"/>
    <w:rsid w:val="00300ED5"/>
    <w:rsid w:val="00300FB4"/>
    <w:rsid w:val="003010DE"/>
    <w:rsid w:val="00302227"/>
    <w:rsid w:val="0030259A"/>
    <w:rsid w:val="00302A1B"/>
    <w:rsid w:val="0030306A"/>
    <w:rsid w:val="00303AF2"/>
    <w:rsid w:val="0030445E"/>
    <w:rsid w:val="00304A0C"/>
    <w:rsid w:val="00304C78"/>
    <w:rsid w:val="003056C7"/>
    <w:rsid w:val="0030727E"/>
    <w:rsid w:val="00307B78"/>
    <w:rsid w:val="00310795"/>
    <w:rsid w:val="00310862"/>
    <w:rsid w:val="00310A66"/>
    <w:rsid w:val="00310A77"/>
    <w:rsid w:val="00311E3C"/>
    <w:rsid w:val="0031212D"/>
    <w:rsid w:val="00313ABF"/>
    <w:rsid w:val="00314CCC"/>
    <w:rsid w:val="00314E25"/>
    <w:rsid w:val="0031510E"/>
    <w:rsid w:val="00315AAE"/>
    <w:rsid w:val="00316870"/>
    <w:rsid w:val="00316AD4"/>
    <w:rsid w:val="00316D91"/>
    <w:rsid w:val="00317EE6"/>
    <w:rsid w:val="00321FB8"/>
    <w:rsid w:val="003245F4"/>
    <w:rsid w:val="00324BFE"/>
    <w:rsid w:val="003254A5"/>
    <w:rsid w:val="00325961"/>
    <w:rsid w:val="0032789E"/>
    <w:rsid w:val="00330F08"/>
    <w:rsid w:val="00330FE0"/>
    <w:rsid w:val="003312B8"/>
    <w:rsid w:val="003316EE"/>
    <w:rsid w:val="00331CDE"/>
    <w:rsid w:val="00332C4B"/>
    <w:rsid w:val="003335C8"/>
    <w:rsid w:val="00333672"/>
    <w:rsid w:val="003339DE"/>
    <w:rsid w:val="00333CC7"/>
    <w:rsid w:val="003349AB"/>
    <w:rsid w:val="00335A69"/>
    <w:rsid w:val="00335F3E"/>
    <w:rsid w:val="00336474"/>
    <w:rsid w:val="003367FD"/>
    <w:rsid w:val="00336FA8"/>
    <w:rsid w:val="00340459"/>
    <w:rsid w:val="003423C8"/>
    <w:rsid w:val="003433DB"/>
    <w:rsid w:val="003451C3"/>
    <w:rsid w:val="0034564C"/>
    <w:rsid w:val="003458DD"/>
    <w:rsid w:val="00347BDE"/>
    <w:rsid w:val="00347D18"/>
    <w:rsid w:val="00350293"/>
    <w:rsid w:val="003527E1"/>
    <w:rsid w:val="00353347"/>
    <w:rsid w:val="003535A7"/>
    <w:rsid w:val="0035529E"/>
    <w:rsid w:val="00355A15"/>
    <w:rsid w:val="00355AFE"/>
    <w:rsid w:val="00356E8C"/>
    <w:rsid w:val="003578E7"/>
    <w:rsid w:val="00357CC3"/>
    <w:rsid w:val="003602FE"/>
    <w:rsid w:val="003605BC"/>
    <w:rsid w:val="00360FF7"/>
    <w:rsid w:val="00362A14"/>
    <w:rsid w:val="00363E66"/>
    <w:rsid w:val="00364E12"/>
    <w:rsid w:val="003665ED"/>
    <w:rsid w:val="00371784"/>
    <w:rsid w:val="00373222"/>
    <w:rsid w:val="00374280"/>
    <w:rsid w:val="003743BB"/>
    <w:rsid w:val="00376043"/>
    <w:rsid w:val="00376880"/>
    <w:rsid w:val="0037708B"/>
    <w:rsid w:val="003776CF"/>
    <w:rsid w:val="00377A1D"/>
    <w:rsid w:val="00377C88"/>
    <w:rsid w:val="0038038B"/>
    <w:rsid w:val="00382C93"/>
    <w:rsid w:val="00382CB6"/>
    <w:rsid w:val="00383097"/>
    <w:rsid w:val="00383AE1"/>
    <w:rsid w:val="003846E1"/>
    <w:rsid w:val="00386474"/>
    <w:rsid w:val="0038651C"/>
    <w:rsid w:val="00386706"/>
    <w:rsid w:val="00387BE6"/>
    <w:rsid w:val="00387CDC"/>
    <w:rsid w:val="003901BA"/>
    <w:rsid w:val="0039115D"/>
    <w:rsid w:val="00391C57"/>
    <w:rsid w:val="00393A80"/>
    <w:rsid w:val="00393DF9"/>
    <w:rsid w:val="00395835"/>
    <w:rsid w:val="00395977"/>
    <w:rsid w:val="00395BD2"/>
    <w:rsid w:val="003979BA"/>
    <w:rsid w:val="00397B80"/>
    <w:rsid w:val="003A06EC"/>
    <w:rsid w:val="003A08FB"/>
    <w:rsid w:val="003A0C67"/>
    <w:rsid w:val="003A1BC5"/>
    <w:rsid w:val="003A3A6B"/>
    <w:rsid w:val="003A3F05"/>
    <w:rsid w:val="003A46EA"/>
    <w:rsid w:val="003A4F74"/>
    <w:rsid w:val="003A5095"/>
    <w:rsid w:val="003A5FFF"/>
    <w:rsid w:val="003A689D"/>
    <w:rsid w:val="003A6A71"/>
    <w:rsid w:val="003A6AC7"/>
    <w:rsid w:val="003B0330"/>
    <w:rsid w:val="003B0A01"/>
    <w:rsid w:val="003B1A13"/>
    <w:rsid w:val="003B21CC"/>
    <w:rsid w:val="003B246C"/>
    <w:rsid w:val="003B3425"/>
    <w:rsid w:val="003B4B5F"/>
    <w:rsid w:val="003B4DD8"/>
    <w:rsid w:val="003B4EAB"/>
    <w:rsid w:val="003B5725"/>
    <w:rsid w:val="003B66C0"/>
    <w:rsid w:val="003C024D"/>
    <w:rsid w:val="003C202C"/>
    <w:rsid w:val="003C24C1"/>
    <w:rsid w:val="003C24F0"/>
    <w:rsid w:val="003C2652"/>
    <w:rsid w:val="003C2BC1"/>
    <w:rsid w:val="003C2EA3"/>
    <w:rsid w:val="003C3A94"/>
    <w:rsid w:val="003C3E02"/>
    <w:rsid w:val="003C4AB8"/>
    <w:rsid w:val="003C6EB7"/>
    <w:rsid w:val="003C7603"/>
    <w:rsid w:val="003D15AF"/>
    <w:rsid w:val="003D1DB8"/>
    <w:rsid w:val="003D2D98"/>
    <w:rsid w:val="003D2D9F"/>
    <w:rsid w:val="003D5D6B"/>
    <w:rsid w:val="003D7A05"/>
    <w:rsid w:val="003D7CA7"/>
    <w:rsid w:val="003D7FD3"/>
    <w:rsid w:val="003E01AE"/>
    <w:rsid w:val="003E3072"/>
    <w:rsid w:val="003E3214"/>
    <w:rsid w:val="003E44F6"/>
    <w:rsid w:val="003E458C"/>
    <w:rsid w:val="003E4AFF"/>
    <w:rsid w:val="003E5529"/>
    <w:rsid w:val="003E5D6A"/>
    <w:rsid w:val="003E6429"/>
    <w:rsid w:val="003E69A7"/>
    <w:rsid w:val="003F0825"/>
    <w:rsid w:val="003F1C71"/>
    <w:rsid w:val="003F1CC6"/>
    <w:rsid w:val="003F2481"/>
    <w:rsid w:val="003F24AD"/>
    <w:rsid w:val="003F2F93"/>
    <w:rsid w:val="003F3518"/>
    <w:rsid w:val="003F357F"/>
    <w:rsid w:val="003F3B66"/>
    <w:rsid w:val="003F3D37"/>
    <w:rsid w:val="003F4113"/>
    <w:rsid w:val="003F660E"/>
    <w:rsid w:val="003F6DA3"/>
    <w:rsid w:val="004017C9"/>
    <w:rsid w:val="0040198A"/>
    <w:rsid w:val="00402306"/>
    <w:rsid w:val="004032B9"/>
    <w:rsid w:val="00403E60"/>
    <w:rsid w:val="0040525B"/>
    <w:rsid w:val="00405BDA"/>
    <w:rsid w:val="00405CFF"/>
    <w:rsid w:val="00406148"/>
    <w:rsid w:val="00407D14"/>
    <w:rsid w:val="00407F20"/>
    <w:rsid w:val="00412241"/>
    <w:rsid w:val="004126CE"/>
    <w:rsid w:val="00412A51"/>
    <w:rsid w:val="00414465"/>
    <w:rsid w:val="00414E31"/>
    <w:rsid w:val="00416617"/>
    <w:rsid w:val="004176F9"/>
    <w:rsid w:val="00417B1F"/>
    <w:rsid w:val="004211B1"/>
    <w:rsid w:val="00422356"/>
    <w:rsid w:val="00422678"/>
    <w:rsid w:val="004226E7"/>
    <w:rsid w:val="004229F5"/>
    <w:rsid w:val="00422BC5"/>
    <w:rsid w:val="00422EBD"/>
    <w:rsid w:val="004236D4"/>
    <w:rsid w:val="00423C9D"/>
    <w:rsid w:val="00423E6C"/>
    <w:rsid w:val="00424214"/>
    <w:rsid w:val="004243B1"/>
    <w:rsid w:val="0042442B"/>
    <w:rsid w:val="00424CE7"/>
    <w:rsid w:val="004255E2"/>
    <w:rsid w:val="00425AF8"/>
    <w:rsid w:val="00426735"/>
    <w:rsid w:val="00426FA1"/>
    <w:rsid w:val="004272FF"/>
    <w:rsid w:val="004303F6"/>
    <w:rsid w:val="004308D5"/>
    <w:rsid w:val="00432F20"/>
    <w:rsid w:val="004336C9"/>
    <w:rsid w:val="004353CB"/>
    <w:rsid w:val="0043600A"/>
    <w:rsid w:val="00436BB1"/>
    <w:rsid w:val="004371AC"/>
    <w:rsid w:val="00437220"/>
    <w:rsid w:val="00437BFA"/>
    <w:rsid w:val="004406D4"/>
    <w:rsid w:val="00440D40"/>
    <w:rsid w:val="00441D89"/>
    <w:rsid w:val="0044212B"/>
    <w:rsid w:val="00442D07"/>
    <w:rsid w:val="004436B4"/>
    <w:rsid w:val="0044393D"/>
    <w:rsid w:val="00443DEB"/>
    <w:rsid w:val="00444307"/>
    <w:rsid w:val="00444EC6"/>
    <w:rsid w:val="0044553E"/>
    <w:rsid w:val="00446AA6"/>
    <w:rsid w:val="00450290"/>
    <w:rsid w:val="0045258B"/>
    <w:rsid w:val="00454384"/>
    <w:rsid w:val="004544AB"/>
    <w:rsid w:val="004546AA"/>
    <w:rsid w:val="00455985"/>
    <w:rsid w:val="0045700F"/>
    <w:rsid w:val="00457677"/>
    <w:rsid w:val="00457D90"/>
    <w:rsid w:val="00460825"/>
    <w:rsid w:val="004617A5"/>
    <w:rsid w:val="00463B23"/>
    <w:rsid w:val="00464412"/>
    <w:rsid w:val="00465EBD"/>
    <w:rsid w:val="00467524"/>
    <w:rsid w:val="0047012E"/>
    <w:rsid w:val="004702EA"/>
    <w:rsid w:val="00470772"/>
    <w:rsid w:val="00470B9A"/>
    <w:rsid w:val="004731E7"/>
    <w:rsid w:val="00473731"/>
    <w:rsid w:val="0047478A"/>
    <w:rsid w:val="004748D7"/>
    <w:rsid w:val="00474B2E"/>
    <w:rsid w:val="00477292"/>
    <w:rsid w:val="004775C2"/>
    <w:rsid w:val="0048026A"/>
    <w:rsid w:val="0048030B"/>
    <w:rsid w:val="00480B20"/>
    <w:rsid w:val="004810E3"/>
    <w:rsid w:val="00481887"/>
    <w:rsid w:val="00481FEA"/>
    <w:rsid w:val="0048252B"/>
    <w:rsid w:val="00483F04"/>
    <w:rsid w:val="004840DD"/>
    <w:rsid w:val="00484721"/>
    <w:rsid w:val="00485B99"/>
    <w:rsid w:val="00485DAD"/>
    <w:rsid w:val="00485FEF"/>
    <w:rsid w:val="004863AC"/>
    <w:rsid w:val="004864B9"/>
    <w:rsid w:val="0048653A"/>
    <w:rsid w:val="004868F8"/>
    <w:rsid w:val="00487637"/>
    <w:rsid w:val="00487A8B"/>
    <w:rsid w:val="00487B44"/>
    <w:rsid w:val="00487D1E"/>
    <w:rsid w:val="004906BC"/>
    <w:rsid w:val="00490EC0"/>
    <w:rsid w:val="00492710"/>
    <w:rsid w:val="004939B4"/>
    <w:rsid w:val="00495451"/>
    <w:rsid w:val="00495BD9"/>
    <w:rsid w:val="0049645B"/>
    <w:rsid w:val="004A0BFC"/>
    <w:rsid w:val="004A1F95"/>
    <w:rsid w:val="004A302B"/>
    <w:rsid w:val="004A3C22"/>
    <w:rsid w:val="004A3FF8"/>
    <w:rsid w:val="004A4147"/>
    <w:rsid w:val="004A543D"/>
    <w:rsid w:val="004A5575"/>
    <w:rsid w:val="004A5597"/>
    <w:rsid w:val="004A64BB"/>
    <w:rsid w:val="004A6DB6"/>
    <w:rsid w:val="004B0D32"/>
    <w:rsid w:val="004B1084"/>
    <w:rsid w:val="004B1A4B"/>
    <w:rsid w:val="004B1F17"/>
    <w:rsid w:val="004B253E"/>
    <w:rsid w:val="004B273E"/>
    <w:rsid w:val="004B31B6"/>
    <w:rsid w:val="004B3316"/>
    <w:rsid w:val="004B417F"/>
    <w:rsid w:val="004B4D1D"/>
    <w:rsid w:val="004B4DEE"/>
    <w:rsid w:val="004B5F10"/>
    <w:rsid w:val="004B676F"/>
    <w:rsid w:val="004B6955"/>
    <w:rsid w:val="004B7CD9"/>
    <w:rsid w:val="004C124B"/>
    <w:rsid w:val="004C2B3F"/>
    <w:rsid w:val="004C31C5"/>
    <w:rsid w:val="004C3FDE"/>
    <w:rsid w:val="004C6296"/>
    <w:rsid w:val="004C6A92"/>
    <w:rsid w:val="004C6C48"/>
    <w:rsid w:val="004C6F88"/>
    <w:rsid w:val="004C7267"/>
    <w:rsid w:val="004D0DDB"/>
    <w:rsid w:val="004D0F7C"/>
    <w:rsid w:val="004D0FE6"/>
    <w:rsid w:val="004D1871"/>
    <w:rsid w:val="004D24A9"/>
    <w:rsid w:val="004D28F0"/>
    <w:rsid w:val="004D3448"/>
    <w:rsid w:val="004D36D1"/>
    <w:rsid w:val="004D3F43"/>
    <w:rsid w:val="004D4313"/>
    <w:rsid w:val="004D5839"/>
    <w:rsid w:val="004D70E5"/>
    <w:rsid w:val="004D7D4F"/>
    <w:rsid w:val="004E01E5"/>
    <w:rsid w:val="004E08F4"/>
    <w:rsid w:val="004E0BC1"/>
    <w:rsid w:val="004E0CBA"/>
    <w:rsid w:val="004E0D7E"/>
    <w:rsid w:val="004E17F4"/>
    <w:rsid w:val="004E20D7"/>
    <w:rsid w:val="004E2221"/>
    <w:rsid w:val="004E25DD"/>
    <w:rsid w:val="004E26E0"/>
    <w:rsid w:val="004E3118"/>
    <w:rsid w:val="004E3907"/>
    <w:rsid w:val="004E3AD0"/>
    <w:rsid w:val="004E45B8"/>
    <w:rsid w:val="004E49FC"/>
    <w:rsid w:val="004E515A"/>
    <w:rsid w:val="004E571A"/>
    <w:rsid w:val="004E5FDE"/>
    <w:rsid w:val="004E6EB6"/>
    <w:rsid w:val="004E7644"/>
    <w:rsid w:val="004E784B"/>
    <w:rsid w:val="004F2D29"/>
    <w:rsid w:val="004F3B8F"/>
    <w:rsid w:val="004F3F8E"/>
    <w:rsid w:val="004F4321"/>
    <w:rsid w:val="004F4612"/>
    <w:rsid w:val="004F462E"/>
    <w:rsid w:val="004F4E77"/>
    <w:rsid w:val="004F50A7"/>
    <w:rsid w:val="004F5302"/>
    <w:rsid w:val="004F7939"/>
    <w:rsid w:val="0050074E"/>
    <w:rsid w:val="00500BEA"/>
    <w:rsid w:val="00500CB1"/>
    <w:rsid w:val="00501000"/>
    <w:rsid w:val="00501C91"/>
    <w:rsid w:val="0050257D"/>
    <w:rsid w:val="00502B44"/>
    <w:rsid w:val="005039DE"/>
    <w:rsid w:val="00503AAB"/>
    <w:rsid w:val="00504069"/>
    <w:rsid w:val="005048CD"/>
    <w:rsid w:val="00504ABB"/>
    <w:rsid w:val="00504CD4"/>
    <w:rsid w:val="0050563A"/>
    <w:rsid w:val="00505E29"/>
    <w:rsid w:val="005064C3"/>
    <w:rsid w:val="00506729"/>
    <w:rsid w:val="0050766D"/>
    <w:rsid w:val="00507682"/>
    <w:rsid w:val="0051066C"/>
    <w:rsid w:val="00510769"/>
    <w:rsid w:val="00510C3B"/>
    <w:rsid w:val="00510E4E"/>
    <w:rsid w:val="0051204E"/>
    <w:rsid w:val="0051268A"/>
    <w:rsid w:val="00512794"/>
    <w:rsid w:val="00512926"/>
    <w:rsid w:val="00512C62"/>
    <w:rsid w:val="005135B6"/>
    <w:rsid w:val="0051459B"/>
    <w:rsid w:val="0051583D"/>
    <w:rsid w:val="00515B79"/>
    <w:rsid w:val="00515FF5"/>
    <w:rsid w:val="005162A6"/>
    <w:rsid w:val="00517739"/>
    <w:rsid w:val="00517AEB"/>
    <w:rsid w:val="00521765"/>
    <w:rsid w:val="00521E0F"/>
    <w:rsid w:val="00521E88"/>
    <w:rsid w:val="005220ED"/>
    <w:rsid w:val="005226E7"/>
    <w:rsid w:val="00522B3B"/>
    <w:rsid w:val="0052517E"/>
    <w:rsid w:val="00525FAC"/>
    <w:rsid w:val="00526458"/>
    <w:rsid w:val="0052715D"/>
    <w:rsid w:val="0053069C"/>
    <w:rsid w:val="005314C5"/>
    <w:rsid w:val="005316E4"/>
    <w:rsid w:val="005317CD"/>
    <w:rsid w:val="00532403"/>
    <w:rsid w:val="00532D85"/>
    <w:rsid w:val="0053393D"/>
    <w:rsid w:val="00533967"/>
    <w:rsid w:val="00534A8A"/>
    <w:rsid w:val="00535EB4"/>
    <w:rsid w:val="00536CE3"/>
    <w:rsid w:val="0053735B"/>
    <w:rsid w:val="00537537"/>
    <w:rsid w:val="005376EB"/>
    <w:rsid w:val="00537EA4"/>
    <w:rsid w:val="00540AE3"/>
    <w:rsid w:val="00541C34"/>
    <w:rsid w:val="00541EEF"/>
    <w:rsid w:val="0054235B"/>
    <w:rsid w:val="00542F52"/>
    <w:rsid w:val="00543B0B"/>
    <w:rsid w:val="00543E29"/>
    <w:rsid w:val="00545576"/>
    <w:rsid w:val="00545E4C"/>
    <w:rsid w:val="005467B9"/>
    <w:rsid w:val="00547579"/>
    <w:rsid w:val="00550305"/>
    <w:rsid w:val="00550934"/>
    <w:rsid w:val="00550970"/>
    <w:rsid w:val="00550C28"/>
    <w:rsid w:val="00551146"/>
    <w:rsid w:val="00552C70"/>
    <w:rsid w:val="00552DA4"/>
    <w:rsid w:val="00552DD2"/>
    <w:rsid w:val="005542F6"/>
    <w:rsid w:val="00554E6E"/>
    <w:rsid w:val="00554F6F"/>
    <w:rsid w:val="005560BB"/>
    <w:rsid w:val="005560C0"/>
    <w:rsid w:val="00556ED9"/>
    <w:rsid w:val="00557C49"/>
    <w:rsid w:val="00560022"/>
    <w:rsid w:val="00560927"/>
    <w:rsid w:val="00561EF6"/>
    <w:rsid w:val="00562A83"/>
    <w:rsid w:val="00562BA8"/>
    <w:rsid w:val="0056389B"/>
    <w:rsid w:val="00565538"/>
    <w:rsid w:val="00565573"/>
    <w:rsid w:val="005661A5"/>
    <w:rsid w:val="00566682"/>
    <w:rsid w:val="00570008"/>
    <w:rsid w:val="00571045"/>
    <w:rsid w:val="005727EB"/>
    <w:rsid w:val="005732B0"/>
    <w:rsid w:val="00573907"/>
    <w:rsid w:val="00574610"/>
    <w:rsid w:val="00575186"/>
    <w:rsid w:val="00575FC1"/>
    <w:rsid w:val="00576ECC"/>
    <w:rsid w:val="00576FC7"/>
    <w:rsid w:val="005770BF"/>
    <w:rsid w:val="0057763B"/>
    <w:rsid w:val="00577B22"/>
    <w:rsid w:val="00577D36"/>
    <w:rsid w:val="00577E81"/>
    <w:rsid w:val="0058018D"/>
    <w:rsid w:val="0058057B"/>
    <w:rsid w:val="005805E9"/>
    <w:rsid w:val="005806EB"/>
    <w:rsid w:val="00581C52"/>
    <w:rsid w:val="00582345"/>
    <w:rsid w:val="00582D7A"/>
    <w:rsid w:val="0058356C"/>
    <w:rsid w:val="00583F45"/>
    <w:rsid w:val="005855F1"/>
    <w:rsid w:val="0058586F"/>
    <w:rsid w:val="00586546"/>
    <w:rsid w:val="00586A0B"/>
    <w:rsid w:val="00586E8B"/>
    <w:rsid w:val="0058702E"/>
    <w:rsid w:val="00587635"/>
    <w:rsid w:val="00590BA7"/>
    <w:rsid w:val="005912EF"/>
    <w:rsid w:val="005919F9"/>
    <w:rsid w:val="00591B61"/>
    <w:rsid w:val="005929EA"/>
    <w:rsid w:val="00594962"/>
    <w:rsid w:val="00595075"/>
    <w:rsid w:val="00595B02"/>
    <w:rsid w:val="005963A9"/>
    <w:rsid w:val="00596A93"/>
    <w:rsid w:val="00597267"/>
    <w:rsid w:val="005A1580"/>
    <w:rsid w:val="005A38CE"/>
    <w:rsid w:val="005A3AD5"/>
    <w:rsid w:val="005A4905"/>
    <w:rsid w:val="005A6168"/>
    <w:rsid w:val="005A68C6"/>
    <w:rsid w:val="005A7F21"/>
    <w:rsid w:val="005B05E6"/>
    <w:rsid w:val="005B0804"/>
    <w:rsid w:val="005B28B4"/>
    <w:rsid w:val="005B359B"/>
    <w:rsid w:val="005B3ADF"/>
    <w:rsid w:val="005B49A3"/>
    <w:rsid w:val="005B4DE7"/>
    <w:rsid w:val="005B537D"/>
    <w:rsid w:val="005B5677"/>
    <w:rsid w:val="005B6A7D"/>
    <w:rsid w:val="005B7405"/>
    <w:rsid w:val="005B7ABF"/>
    <w:rsid w:val="005C0E5D"/>
    <w:rsid w:val="005C2D06"/>
    <w:rsid w:val="005C2D60"/>
    <w:rsid w:val="005C506E"/>
    <w:rsid w:val="005C6279"/>
    <w:rsid w:val="005C69C7"/>
    <w:rsid w:val="005C6DF6"/>
    <w:rsid w:val="005C7608"/>
    <w:rsid w:val="005D0535"/>
    <w:rsid w:val="005D0AE7"/>
    <w:rsid w:val="005D0C70"/>
    <w:rsid w:val="005D0FC0"/>
    <w:rsid w:val="005D3A85"/>
    <w:rsid w:val="005D3FE4"/>
    <w:rsid w:val="005D4B70"/>
    <w:rsid w:val="005D5284"/>
    <w:rsid w:val="005D6C7C"/>
    <w:rsid w:val="005D6E5B"/>
    <w:rsid w:val="005E21DE"/>
    <w:rsid w:val="005E26E3"/>
    <w:rsid w:val="005E452B"/>
    <w:rsid w:val="005E4BB2"/>
    <w:rsid w:val="005E5AB6"/>
    <w:rsid w:val="005E6CCF"/>
    <w:rsid w:val="005F0217"/>
    <w:rsid w:val="005F09E0"/>
    <w:rsid w:val="005F1E12"/>
    <w:rsid w:val="005F2BA9"/>
    <w:rsid w:val="005F3C7D"/>
    <w:rsid w:val="005F3ECC"/>
    <w:rsid w:val="005F4507"/>
    <w:rsid w:val="005F5E01"/>
    <w:rsid w:val="005F7F2C"/>
    <w:rsid w:val="00600793"/>
    <w:rsid w:val="006015EE"/>
    <w:rsid w:val="006017BC"/>
    <w:rsid w:val="00602B0B"/>
    <w:rsid w:val="0060319A"/>
    <w:rsid w:val="006034E1"/>
    <w:rsid w:val="00603ACF"/>
    <w:rsid w:val="00603FE1"/>
    <w:rsid w:val="00604515"/>
    <w:rsid w:val="00604B90"/>
    <w:rsid w:val="00604EDC"/>
    <w:rsid w:val="0060542E"/>
    <w:rsid w:val="00605BD7"/>
    <w:rsid w:val="00605D58"/>
    <w:rsid w:val="006065F8"/>
    <w:rsid w:val="00606B52"/>
    <w:rsid w:val="00606CE2"/>
    <w:rsid w:val="0060795F"/>
    <w:rsid w:val="006102AA"/>
    <w:rsid w:val="00610362"/>
    <w:rsid w:val="00612C27"/>
    <w:rsid w:val="00612D8A"/>
    <w:rsid w:val="00616142"/>
    <w:rsid w:val="00616176"/>
    <w:rsid w:val="0061630B"/>
    <w:rsid w:val="0061777F"/>
    <w:rsid w:val="00617A1D"/>
    <w:rsid w:val="00617AA4"/>
    <w:rsid w:val="00620B60"/>
    <w:rsid w:val="00620F54"/>
    <w:rsid w:val="006212D8"/>
    <w:rsid w:val="00621882"/>
    <w:rsid w:val="0062284F"/>
    <w:rsid w:val="00623549"/>
    <w:rsid w:val="006235DF"/>
    <w:rsid w:val="006240A6"/>
    <w:rsid w:val="0062448D"/>
    <w:rsid w:val="00625952"/>
    <w:rsid w:val="0062669E"/>
    <w:rsid w:val="006278C6"/>
    <w:rsid w:val="00627D01"/>
    <w:rsid w:val="0063025B"/>
    <w:rsid w:val="00630C0C"/>
    <w:rsid w:val="00631BD3"/>
    <w:rsid w:val="00631C1D"/>
    <w:rsid w:val="0063234F"/>
    <w:rsid w:val="00632B68"/>
    <w:rsid w:val="00632CE5"/>
    <w:rsid w:val="00633691"/>
    <w:rsid w:val="00633CF7"/>
    <w:rsid w:val="00633E6C"/>
    <w:rsid w:val="0063441D"/>
    <w:rsid w:val="006352F5"/>
    <w:rsid w:val="00635BA4"/>
    <w:rsid w:val="00635C67"/>
    <w:rsid w:val="00635DCB"/>
    <w:rsid w:val="00636A77"/>
    <w:rsid w:val="006378BF"/>
    <w:rsid w:val="00637AC9"/>
    <w:rsid w:val="00637FF1"/>
    <w:rsid w:val="006410F5"/>
    <w:rsid w:val="00641535"/>
    <w:rsid w:val="00641603"/>
    <w:rsid w:val="00641CCD"/>
    <w:rsid w:val="00641E23"/>
    <w:rsid w:val="00643F9C"/>
    <w:rsid w:val="006447E5"/>
    <w:rsid w:val="0064579C"/>
    <w:rsid w:val="00645C29"/>
    <w:rsid w:val="00647074"/>
    <w:rsid w:val="0064764F"/>
    <w:rsid w:val="00650041"/>
    <w:rsid w:val="006500EE"/>
    <w:rsid w:val="0065077E"/>
    <w:rsid w:val="00651471"/>
    <w:rsid w:val="00652C7F"/>
    <w:rsid w:val="00653244"/>
    <w:rsid w:val="00653686"/>
    <w:rsid w:val="006536D3"/>
    <w:rsid w:val="00653821"/>
    <w:rsid w:val="00655138"/>
    <w:rsid w:val="00655966"/>
    <w:rsid w:val="00656DB3"/>
    <w:rsid w:val="006570D7"/>
    <w:rsid w:val="006604A1"/>
    <w:rsid w:val="0066119C"/>
    <w:rsid w:val="00663A27"/>
    <w:rsid w:val="00663B23"/>
    <w:rsid w:val="00666559"/>
    <w:rsid w:val="006668FA"/>
    <w:rsid w:val="00667111"/>
    <w:rsid w:val="006674DD"/>
    <w:rsid w:val="006675AB"/>
    <w:rsid w:val="00667BC9"/>
    <w:rsid w:val="006706FD"/>
    <w:rsid w:val="00671034"/>
    <w:rsid w:val="00671C7A"/>
    <w:rsid w:val="00672037"/>
    <w:rsid w:val="00673EAD"/>
    <w:rsid w:val="00673FCE"/>
    <w:rsid w:val="00674144"/>
    <w:rsid w:val="00674A39"/>
    <w:rsid w:val="00674C6B"/>
    <w:rsid w:val="00676161"/>
    <w:rsid w:val="00676F51"/>
    <w:rsid w:val="00677314"/>
    <w:rsid w:val="0067762E"/>
    <w:rsid w:val="0068024E"/>
    <w:rsid w:val="0068056D"/>
    <w:rsid w:val="00680697"/>
    <w:rsid w:val="006809A7"/>
    <w:rsid w:val="00680FFF"/>
    <w:rsid w:val="006819E8"/>
    <w:rsid w:val="00684272"/>
    <w:rsid w:val="006846C0"/>
    <w:rsid w:val="00684BDD"/>
    <w:rsid w:val="0068534F"/>
    <w:rsid w:val="00686285"/>
    <w:rsid w:val="00686709"/>
    <w:rsid w:val="00686879"/>
    <w:rsid w:val="00687F31"/>
    <w:rsid w:val="0069036B"/>
    <w:rsid w:val="00691473"/>
    <w:rsid w:val="00691E6D"/>
    <w:rsid w:val="00693745"/>
    <w:rsid w:val="00693E15"/>
    <w:rsid w:val="0069426C"/>
    <w:rsid w:val="006949CA"/>
    <w:rsid w:val="00694A96"/>
    <w:rsid w:val="00694B82"/>
    <w:rsid w:val="006959ED"/>
    <w:rsid w:val="00695C8C"/>
    <w:rsid w:val="00697421"/>
    <w:rsid w:val="006A095C"/>
    <w:rsid w:val="006A16C2"/>
    <w:rsid w:val="006A1BEE"/>
    <w:rsid w:val="006A21FF"/>
    <w:rsid w:val="006A2FAB"/>
    <w:rsid w:val="006A3356"/>
    <w:rsid w:val="006A5B2F"/>
    <w:rsid w:val="006A5C91"/>
    <w:rsid w:val="006A6555"/>
    <w:rsid w:val="006A7D81"/>
    <w:rsid w:val="006B00CE"/>
    <w:rsid w:val="006B05C5"/>
    <w:rsid w:val="006B1190"/>
    <w:rsid w:val="006B1DD3"/>
    <w:rsid w:val="006B2D79"/>
    <w:rsid w:val="006B3B7F"/>
    <w:rsid w:val="006B3EC6"/>
    <w:rsid w:val="006B51A5"/>
    <w:rsid w:val="006B77F9"/>
    <w:rsid w:val="006C2BAF"/>
    <w:rsid w:val="006C354E"/>
    <w:rsid w:val="006C49E0"/>
    <w:rsid w:val="006C4BCF"/>
    <w:rsid w:val="006C5F25"/>
    <w:rsid w:val="006C6E08"/>
    <w:rsid w:val="006D1269"/>
    <w:rsid w:val="006D1914"/>
    <w:rsid w:val="006D31A0"/>
    <w:rsid w:val="006D3A60"/>
    <w:rsid w:val="006D413C"/>
    <w:rsid w:val="006D52B9"/>
    <w:rsid w:val="006D590F"/>
    <w:rsid w:val="006D6295"/>
    <w:rsid w:val="006D6647"/>
    <w:rsid w:val="006D6927"/>
    <w:rsid w:val="006D7CDC"/>
    <w:rsid w:val="006E02D7"/>
    <w:rsid w:val="006E0677"/>
    <w:rsid w:val="006E0977"/>
    <w:rsid w:val="006E2A36"/>
    <w:rsid w:val="006E2C42"/>
    <w:rsid w:val="006E30BD"/>
    <w:rsid w:val="006E3677"/>
    <w:rsid w:val="006E37C3"/>
    <w:rsid w:val="006E39BE"/>
    <w:rsid w:val="006E41A5"/>
    <w:rsid w:val="006E46CC"/>
    <w:rsid w:val="006E47D2"/>
    <w:rsid w:val="006E4CE4"/>
    <w:rsid w:val="006E5211"/>
    <w:rsid w:val="006E5C90"/>
    <w:rsid w:val="006E6B8E"/>
    <w:rsid w:val="006E7190"/>
    <w:rsid w:val="006F0A31"/>
    <w:rsid w:val="006F231F"/>
    <w:rsid w:val="006F3A67"/>
    <w:rsid w:val="006F5367"/>
    <w:rsid w:val="006F61E5"/>
    <w:rsid w:val="006F6C0F"/>
    <w:rsid w:val="0070057D"/>
    <w:rsid w:val="00700AB7"/>
    <w:rsid w:val="00704E64"/>
    <w:rsid w:val="0070538C"/>
    <w:rsid w:val="00705CAE"/>
    <w:rsid w:val="00705F10"/>
    <w:rsid w:val="00706373"/>
    <w:rsid w:val="00707BD9"/>
    <w:rsid w:val="00707F05"/>
    <w:rsid w:val="00711060"/>
    <w:rsid w:val="007119C7"/>
    <w:rsid w:val="00711D46"/>
    <w:rsid w:val="00712BCC"/>
    <w:rsid w:val="007130BC"/>
    <w:rsid w:val="00713B6A"/>
    <w:rsid w:val="00714A2C"/>
    <w:rsid w:val="007152DD"/>
    <w:rsid w:val="00717B1E"/>
    <w:rsid w:val="00721F28"/>
    <w:rsid w:val="00722CAD"/>
    <w:rsid w:val="00726785"/>
    <w:rsid w:val="00726D82"/>
    <w:rsid w:val="00727195"/>
    <w:rsid w:val="00727D91"/>
    <w:rsid w:val="00730672"/>
    <w:rsid w:val="0073079F"/>
    <w:rsid w:val="00730CB2"/>
    <w:rsid w:val="00731D55"/>
    <w:rsid w:val="00732365"/>
    <w:rsid w:val="0073276D"/>
    <w:rsid w:val="00735424"/>
    <w:rsid w:val="0073614C"/>
    <w:rsid w:val="00740743"/>
    <w:rsid w:val="00740B68"/>
    <w:rsid w:val="00741A89"/>
    <w:rsid w:val="00742348"/>
    <w:rsid w:val="00742AAB"/>
    <w:rsid w:val="00743907"/>
    <w:rsid w:val="00743C98"/>
    <w:rsid w:val="00744F6B"/>
    <w:rsid w:val="00745BC0"/>
    <w:rsid w:val="00746846"/>
    <w:rsid w:val="00747E20"/>
    <w:rsid w:val="007503AC"/>
    <w:rsid w:val="00750AA8"/>
    <w:rsid w:val="00751ADA"/>
    <w:rsid w:val="0075473C"/>
    <w:rsid w:val="00754C57"/>
    <w:rsid w:val="00756104"/>
    <w:rsid w:val="0075738A"/>
    <w:rsid w:val="00761613"/>
    <w:rsid w:val="00761AC4"/>
    <w:rsid w:val="00763277"/>
    <w:rsid w:val="00763E18"/>
    <w:rsid w:val="007648A1"/>
    <w:rsid w:val="007648C2"/>
    <w:rsid w:val="00765102"/>
    <w:rsid w:val="00765977"/>
    <w:rsid w:val="007660D6"/>
    <w:rsid w:val="0076691C"/>
    <w:rsid w:val="007671DA"/>
    <w:rsid w:val="00767812"/>
    <w:rsid w:val="00767EF1"/>
    <w:rsid w:val="0077144F"/>
    <w:rsid w:val="0077159C"/>
    <w:rsid w:val="0077264B"/>
    <w:rsid w:val="00773A32"/>
    <w:rsid w:val="00774CBB"/>
    <w:rsid w:val="00776D2D"/>
    <w:rsid w:val="0077762E"/>
    <w:rsid w:val="007776AF"/>
    <w:rsid w:val="00780891"/>
    <w:rsid w:val="00780BB7"/>
    <w:rsid w:val="00781AE3"/>
    <w:rsid w:val="00781CBE"/>
    <w:rsid w:val="00782412"/>
    <w:rsid w:val="007827BB"/>
    <w:rsid w:val="00783339"/>
    <w:rsid w:val="007834A0"/>
    <w:rsid w:val="00783CC4"/>
    <w:rsid w:val="00784DA7"/>
    <w:rsid w:val="00784EF7"/>
    <w:rsid w:val="00786080"/>
    <w:rsid w:val="00786D98"/>
    <w:rsid w:val="00787D29"/>
    <w:rsid w:val="007907E1"/>
    <w:rsid w:val="00791839"/>
    <w:rsid w:val="00791E91"/>
    <w:rsid w:val="00792F29"/>
    <w:rsid w:val="00794D7B"/>
    <w:rsid w:val="00794FF8"/>
    <w:rsid w:val="007955C9"/>
    <w:rsid w:val="007958EB"/>
    <w:rsid w:val="00796045"/>
    <w:rsid w:val="00796832"/>
    <w:rsid w:val="007A0053"/>
    <w:rsid w:val="007A02B1"/>
    <w:rsid w:val="007A0A03"/>
    <w:rsid w:val="007A0EE8"/>
    <w:rsid w:val="007A166C"/>
    <w:rsid w:val="007A2224"/>
    <w:rsid w:val="007A2CAB"/>
    <w:rsid w:val="007A303C"/>
    <w:rsid w:val="007A3619"/>
    <w:rsid w:val="007A3E01"/>
    <w:rsid w:val="007A45CE"/>
    <w:rsid w:val="007A4AD3"/>
    <w:rsid w:val="007A4D7F"/>
    <w:rsid w:val="007A67DC"/>
    <w:rsid w:val="007A6A97"/>
    <w:rsid w:val="007A792D"/>
    <w:rsid w:val="007B0198"/>
    <w:rsid w:val="007B27C8"/>
    <w:rsid w:val="007B3D60"/>
    <w:rsid w:val="007B4641"/>
    <w:rsid w:val="007B4EE6"/>
    <w:rsid w:val="007B5738"/>
    <w:rsid w:val="007B5E53"/>
    <w:rsid w:val="007B698C"/>
    <w:rsid w:val="007C06C9"/>
    <w:rsid w:val="007C07A5"/>
    <w:rsid w:val="007C0CD7"/>
    <w:rsid w:val="007C1267"/>
    <w:rsid w:val="007C1D48"/>
    <w:rsid w:val="007C1DCA"/>
    <w:rsid w:val="007C21B8"/>
    <w:rsid w:val="007C2344"/>
    <w:rsid w:val="007C254D"/>
    <w:rsid w:val="007C2A0C"/>
    <w:rsid w:val="007C2DBF"/>
    <w:rsid w:val="007C3FA9"/>
    <w:rsid w:val="007C4B59"/>
    <w:rsid w:val="007C4DF4"/>
    <w:rsid w:val="007C60CC"/>
    <w:rsid w:val="007D0B48"/>
    <w:rsid w:val="007D4B92"/>
    <w:rsid w:val="007D5E01"/>
    <w:rsid w:val="007D7641"/>
    <w:rsid w:val="007D7E8C"/>
    <w:rsid w:val="007D7FAA"/>
    <w:rsid w:val="007E1623"/>
    <w:rsid w:val="007E19C4"/>
    <w:rsid w:val="007E2129"/>
    <w:rsid w:val="007E3DA8"/>
    <w:rsid w:val="007E47F7"/>
    <w:rsid w:val="007E5DA1"/>
    <w:rsid w:val="007E68A1"/>
    <w:rsid w:val="007E79AB"/>
    <w:rsid w:val="007E7C95"/>
    <w:rsid w:val="007F13F1"/>
    <w:rsid w:val="007F23FC"/>
    <w:rsid w:val="007F29D0"/>
    <w:rsid w:val="007F477E"/>
    <w:rsid w:val="007F5776"/>
    <w:rsid w:val="007F6DE0"/>
    <w:rsid w:val="007F73FC"/>
    <w:rsid w:val="00800138"/>
    <w:rsid w:val="00801B27"/>
    <w:rsid w:val="00802421"/>
    <w:rsid w:val="00802584"/>
    <w:rsid w:val="00802AD6"/>
    <w:rsid w:val="00803CEB"/>
    <w:rsid w:val="00803E8B"/>
    <w:rsid w:val="008043EB"/>
    <w:rsid w:val="00805FDE"/>
    <w:rsid w:val="0080658B"/>
    <w:rsid w:val="00810FD5"/>
    <w:rsid w:val="0081109B"/>
    <w:rsid w:val="00811CB0"/>
    <w:rsid w:val="00811DB7"/>
    <w:rsid w:val="00812F0F"/>
    <w:rsid w:val="00813B40"/>
    <w:rsid w:val="00813E64"/>
    <w:rsid w:val="008157D4"/>
    <w:rsid w:val="00817641"/>
    <w:rsid w:val="008176FE"/>
    <w:rsid w:val="00817B05"/>
    <w:rsid w:val="00817CD0"/>
    <w:rsid w:val="00817D01"/>
    <w:rsid w:val="00820245"/>
    <w:rsid w:val="00820EDB"/>
    <w:rsid w:val="00821942"/>
    <w:rsid w:val="00821B0A"/>
    <w:rsid w:val="00821D61"/>
    <w:rsid w:val="00823FD7"/>
    <w:rsid w:val="00824AD5"/>
    <w:rsid w:val="00824C51"/>
    <w:rsid w:val="00824E0B"/>
    <w:rsid w:val="00825BFF"/>
    <w:rsid w:val="00826C46"/>
    <w:rsid w:val="0082709A"/>
    <w:rsid w:val="008301E1"/>
    <w:rsid w:val="00830DB1"/>
    <w:rsid w:val="00830EC7"/>
    <w:rsid w:val="0083103F"/>
    <w:rsid w:val="0083150D"/>
    <w:rsid w:val="00831837"/>
    <w:rsid w:val="008327C3"/>
    <w:rsid w:val="00833012"/>
    <w:rsid w:val="00833B3A"/>
    <w:rsid w:val="00834620"/>
    <w:rsid w:val="0083536E"/>
    <w:rsid w:val="008353D2"/>
    <w:rsid w:val="00835942"/>
    <w:rsid w:val="00836980"/>
    <w:rsid w:val="00836F82"/>
    <w:rsid w:val="00837C71"/>
    <w:rsid w:val="008402E2"/>
    <w:rsid w:val="00840E09"/>
    <w:rsid w:val="00842065"/>
    <w:rsid w:val="00843218"/>
    <w:rsid w:val="00843FA1"/>
    <w:rsid w:val="008446F6"/>
    <w:rsid w:val="00845600"/>
    <w:rsid w:val="00845769"/>
    <w:rsid w:val="00845BB2"/>
    <w:rsid w:val="00846F08"/>
    <w:rsid w:val="0084754E"/>
    <w:rsid w:val="0084759E"/>
    <w:rsid w:val="00850B5A"/>
    <w:rsid w:val="00850EBD"/>
    <w:rsid w:val="00851DFC"/>
    <w:rsid w:val="008526E6"/>
    <w:rsid w:val="008527BF"/>
    <w:rsid w:val="00852E5C"/>
    <w:rsid w:val="008550F9"/>
    <w:rsid w:val="00855195"/>
    <w:rsid w:val="008554EC"/>
    <w:rsid w:val="008558FF"/>
    <w:rsid w:val="00856DD2"/>
    <w:rsid w:val="00857845"/>
    <w:rsid w:val="0085796C"/>
    <w:rsid w:val="00860242"/>
    <w:rsid w:val="008618BA"/>
    <w:rsid w:val="00863132"/>
    <w:rsid w:val="00863F17"/>
    <w:rsid w:val="008641FC"/>
    <w:rsid w:val="00864CF3"/>
    <w:rsid w:val="0086525D"/>
    <w:rsid w:val="008656ED"/>
    <w:rsid w:val="00865821"/>
    <w:rsid w:val="008662D9"/>
    <w:rsid w:val="008667EE"/>
    <w:rsid w:val="00866A30"/>
    <w:rsid w:val="00867592"/>
    <w:rsid w:val="0087127D"/>
    <w:rsid w:val="008717BB"/>
    <w:rsid w:val="00871C54"/>
    <w:rsid w:val="008734D0"/>
    <w:rsid w:val="00873841"/>
    <w:rsid w:val="008751A5"/>
    <w:rsid w:val="00875753"/>
    <w:rsid w:val="008761E9"/>
    <w:rsid w:val="00877712"/>
    <w:rsid w:val="00880233"/>
    <w:rsid w:val="00880261"/>
    <w:rsid w:val="008805A8"/>
    <w:rsid w:val="008811B7"/>
    <w:rsid w:val="0088202A"/>
    <w:rsid w:val="008825DC"/>
    <w:rsid w:val="008828E6"/>
    <w:rsid w:val="00882F4B"/>
    <w:rsid w:val="00882F9B"/>
    <w:rsid w:val="00885430"/>
    <w:rsid w:val="00885B4F"/>
    <w:rsid w:val="00885EBB"/>
    <w:rsid w:val="008862AE"/>
    <w:rsid w:val="0088685F"/>
    <w:rsid w:val="00886D75"/>
    <w:rsid w:val="00886EF5"/>
    <w:rsid w:val="008917D8"/>
    <w:rsid w:val="00891C84"/>
    <w:rsid w:val="00892A93"/>
    <w:rsid w:val="00894007"/>
    <w:rsid w:val="0089569B"/>
    <w:rsid w:val="008958A9"/>
    <w:rsid w:val="00896436"/>
    <w:rsid w:val="008969B0"/>
    <w:rsid w:val="008970B9"/>
    <w:rsid w:val="008A2D8A"/>
    <w:rsid w:val="008A2E3A"/>
    <w:rsid w:val="008A3833"/>
    <w:rsid w:val="008A3E79"/>
    <w:rsid w:val="008A3E8C"/>
    <w:rsid w:val="008A48BD"/>
    <w:rsid w:val="008A4933"/>
    <w:rsid w:val="008A4B86"/>
    <w:rsid w:val="008A5400"/>
    <w:rsid w:val="008A55B9"/>
    <w:rsid w:val="008A5AD7"/>
    <w:rsid w:val="008A5F19"/>
    <w:rsid w:val="008A6381"/>
    <w:rsid w:val="008A64C6"/>
    <w:rsid w:val="008A6A7D"/>
    <w:rsid w:val="008A6B3E"/>
    <w:rsid w:val="008A71F2"/>
    <w:rsid w:val="008A7680"/>
    <w:rsid w:val="008B03CC"/>
    <w:rsid w:val="008B0C48"/>
    <w:rsid w:val="008B1F68"/>
    <w:rsid w:val="008B4178"/>
    <w:rsid w:val="008B41C0"/>
    <w:rsid w:val="008B4753"/>
    <w:rsid w:val="008B4AD7"/>
    <w:rsid w:val="008B51BC"/>
    <w:rsid w:val="008B566F"/>
    <w:rsid w:val="008B5725"/>
    <w:rsid w:val="008B5F1D"/>
    <w:rsid w:val="008B7FCE"/>
    <w:rsid w:val="008C009B"/>
    <w:rsid w:val="008C0976"/>
    <w:rsid w:val="008C200B"/>
    <w:rsid w:val="008C351D"/>
    <w:rsid w:val="008C47F4"/>
    <w:rsid w:val="008C5F1E"/>
    <w:rsid w:val="008C66FC"/>
    <w:rsid w:val="008C6DFE"/>
    <w:rsid w:val="008C7293"/>
    <w:rsid w:val="008C7C22"/>
    <w:rsid w:val="008C7DC9"/>
    <w:rsid w:val="008D0A91"/>
    <w:rsid w:val="008D1150"/>
    <w:rsid w:val="008D1AAE"/>
    <w:rsid w:val="008D2951"/>
    <w:rsid w:val="008D35D6"/>
    <w:rsid w:val="008D37BC"/>
    <w:rsid w:val="008D58C7"/>
    <w:rsid w:val="008D5D4C"/>
    <w:rsid w:val="008D60D7"/>
    <w:rsid w:val="008D61E8"/>
    <w:rsid w:val="008D6563"/>
    <w:rsid w:val="008D6A0F"/>
    <w:rsid w:val="008D6E82"/>
    <w:rsid w:val="008E0265"/>
    <w:rsid w:val="008E0A11"/>
    <w:rsid w:val="008E0FB1"/>
    <w:rsid w:val="008E2507"/>
    <w:rsid w:val="008E2A63"/>
    <w:rsid w:val="008E2FA4"/>
    <w:rsid w:val="008E3BFA"/>
    <w:rsid w:val="008E4B42"/>
    <w:rsid w:val="008E5FCD"/>
    <w:rsid w:val="008E701C"/>
    <w:rsid w:val="008E748B"/>
    <w:rsid w:val="008E766E"/>
    <w:rsid w:val="008E77A1"/>
    <w:rsid w:val="008E7C70"/>
    <w:rsid w:val="008F2C3C"/>
    <w:rsid w:val="008F3B14"/>
    <w:rsid w:val="008F492C"/>
    <w:rsid w:val="008F5178"/>
    <w:rsid w:val="008F596F"/>
    <w:rsid w:val="008F5D9C"/>
    <w:rsid w:val="00900299"/>
    <w:rsid w:val="00900EE7"/>
    <w:rsid w:val="00901634"/>
    <w:rsid w:val="00901969"/>
    <w:rsid w:val="009024CA"/>
    <w:rsid w:val="00902B1A"/>
    <w:rsid w:val="00903FC1"/>
    <w:rsid w:val="00904A6B"/>
    <w:rsid w:val="00905D6A"/>
    <w:rsid w:val="00905DD5"/>
    <w:rsid w:val="00905E1C"/>
    <w:rsid w:val="00906C00"/>
    <w:rsid w:val="00911968"/>
    <w:rsid w:val="00913EC6"/>
    <w:rsid w:val="00914ACD"/>
    <w:rsid w:val="00914D2F"/>
    <w:rsid w:val="00914FB8"/>
    <w:rsid w:val="00915778"/>
    <w:rsid w:val="00916D4C"/>
    <w:rsid w:val="009209F9"/>
    <w:rsid w:val="0092150B"/>
    <w:rsid w:val="00921C82"/>
    <w:rsid w:val="00921FCD"/>
    <w:rsid w:val="00922024"/>
    <w:rsid w:val="009221B8"/>
    <w:rsid w:val="00922B7C"/>
    <w:rsid w:val="00923AC2"/>
    <w:rsid w:val="009257A3"/>
    <w:rsid w:val="0092634C"/>
    <w:rsid w:val="00927B08"/>
    <w:rsid w:val="009303A9"/>
    <w:rsid w:val="0093135A"/>
    <w:rsid w:val="00931A71"/>
    <w:rsid w:val="00932135"/>
    <w:rsid w:val="009333EE"/>
    <w:rsid w:val="00935344"/>
    <w:rsid w:val="00935F38"/>
    <w:rsid w:val="00936DF6"/>
    <w:rsid w:val="00937A2E"/>
    <w:rsid w:val="00940136"/>
    <w:rsid w:val="00940642"/>
    <w:rsid w:val="00940C72"/>
    <w:rsid w:val="0094195C"/>
    <w:rsid w:val="0094271C"/>
    <w:rsid w:val="0094360F"/>
    <w:rsid w:val="00943AD5"/>
    <w:rsid w:val="00943AF4"/>
    <w:rsid w:val="00944957"/>
    <w:rsid w:val="00945908"/>
    <w:rsid w:val="00946189"/>
    <w:rsid w:val="009474E8"/>
    <w:rsid w:val="00950168"/>
    <w:rsid w:val="00951FA0"/>
    <w:rsid w:val="00952CCC"/>
    <w:rsid w:val="00954809"/>
    <w:rsid w:val="0095496B"/>
    <w:rsid w:val="009553F1"/>
    <w:rsid w:val="00955BFC"/>
    <w:rsid w:val="00955F86"/>
    <w:rsid w:val="0095604A"/>
    <w:rsid w:val="00956810"/>
    <w:rsid w:val="00956C82"/>
    <w:rsid w:val="00956CC5"/>
    <w:rsid w:val="0095777D"/>
    <w:rsid w:val="00957EC2"/>
    <w:rsid w:val="00960369"/>
    <w:rsid w:val="009606D1"/>
    <w:rsid w:val="00961C36"/>
    <w:rsid w:val="00961D8D"/>
    <w:rsid w:val="00962D7D"/>
    <w:rsid w:val="009630F4"/>
    <w:rsid w:val="00963C61"/>
    <w:rsid w:val="00964CE4"/>
    <w:rsid w:val="00965AD3"/>
    <w:rsid w:val="009674C8"/>
    <w:rsid w:val="009700B8"/>
    <w:rsid w:val="0097033F"/>
    <w:rsid w:val="00972440"/>
    <w:rsid w:val="00972C17"/>
    <w:rsid w:val="00972CCF"/>
    <w:rsid w:val="009732BD"/>
    <w:rsid w:val="009734AF"/>
    <w:rsid w:val="00973A3E"/>
    <w:rsid w:val="0097402F"/>
    <w:rsid w:val="009756A2"/>
    <w:rsid w:val="00975F8D"/>
    <w:rsid w:val="0097675E"/>
    <w:rsid w:val="00977CB9"/>
    <w:rsid w:val="009807FB"/>
    <w:rsid w:val="009809EC"/>
    <w:rsid w:val="00980C6E"/>
    <w:rsid w:val="00980E2D"/>
    <w:rsid w:val="00980F2F"/>
    <w:rsid w:val="00981507"/>
    <w:rsid w:val="009818A3"/>
    <w:rsid w:val="00982157"/>
    <w:rsid w:val="009837FA"/>
    <w:rsid w:val="00983A06"/>
    <w:rsid w:val="0098440A"/>
    <w:rsid w:val="009845F3"/>
    <w:rsid w:val="00986F63"/>
    <w:rsid w:val="009876F8"/>
    <w:rsid w:val="0099022C"/>
    <w:rsid w:val="00990931"/>
    <w:rsid w:val="00992F43"/>
    <w:rsid w:val="009934F8"/>
    <w:rsid w:val="00993C27"/>
    <w:rsid w:val="00994D5A"/>
    <w:rsid w:val="00995144"/>
    <w:rsid w:val="00995802"/>
    <w:rsid w:val="00996D9B"/>
    <w:rsid w:val="00996F62"/>
    <w:rsid w:val="009970E9"/>
    <w:rsid w:val="009972DE"/>
    <w:rsid w:val="009A082F"/>
    <w:rsid w:val="009A0A00"/>
    <w:rsid w:val="009A1044"/>
    <w:rsid w:val="009A15B2"/>
    <w:rsid w:val="009A1C13"/>
    <w:rsid w:val="009A213C"/>
    <w:rsid w:val="009A36A7"/>
    <w:rsid w:val="009A42A9"/>
    <w:rsid w:val="009A4E0C"/>
    <w:rsid w:val="009A4F41"/>
    <w:rsid w:val="009A55BE"/>
    <w:rsid w:val="009A59E3"/>
    <w:rsid w:val="009A5B37"/>
    <w:rsid w:val="009A7839"/>
    <w:rsid w:val="009B02FA"/>
    <w:rsid w:val="009B0E44"/>
    <w:rsid w:val="009B402A"/>
    <w:rsid w:val="009B40F8"/>
    <w:rsid w:val="009B5D91"/>
    <w:rsid w:val="009B6CA8"/>
    <w:rsid w:val="009C005F"/>
    <w:rsid w:val="009C0679"/>
    <w:rsid w:val="009C0B64"/>
    <w:rsid w:val="009C1002"/>
    <w:rsid w:val="009C1212"/>
    <w:rsid w:val="009C1AFC"/>
    <w:rsid w:val="009C1B9A"/>
    <w:rsid w:val="009C360D"/>
    <w:rsid w:val="009C3A1D"/>
    <w:rsid w:val="009C5220"/>
    <w:rsid w:val="009C58EE"/>
    <w:rsid w:val="009C70E8"/>
    <w:rsid w:val="009D1DD2"/>
    <w:rsid w:val="009D2A63"/>
    <w:rsid w:val="009D3394"/>
    <w:rsid w:val="009D3703"/>
    <w:rsid w:val="009D4818"/>
    <w:rsid w:val="009D4D90"/>
    <w:rsid w:val="009D50C5"/>
    <w:rsid w:val="009D5122"/>
    <w:rsid w:val="009D562E"/>
    <w:rsid w:val="009D5C79"/>
    <w:rsid w:val="009D6854"/>
    <w:rsid w:val="009D7130"/>
    <w:rsid w:val="009D73A6"/>
    <w:rsid w:val="009D79C2"/>
    <w:rsid w:val="009D7E55"/>
    <w:rsid w:val="009E16BF"/>
    <w:rsid w:val="009E1BCA"/>
    <w:rsid w:val="009E219C"/>
    <w:rsid w:val="009E35D2"/>
    <w:rsid w:val="009E3E16"/>
    <w:rsid w:val="009E4622"/>
    <w:rsid w:val="009E4A40"/>
    <w:rsid w:val="009E5615"/>
    <w:rsid w:val="009E5CC7"/>
    <w:rsid w:val="009E61A7"/>
    <w:rsid w:val="009E6633"/>
    <w:rsid w:val="009E7179"/>
    <w:rsid w:val="009E79B4"/>
    <w:rsid w:val="009F0792"/>
    <w:rsid w:val="009F095E"/>
    <w:rsid w:val="009F109C"/>
    <w:rsid w:val="009F1768"/>
    <w:rsid w:val="009F2743"/>
    <w:rsid w:val="009F3B8A"/>
    <w:rsid w:val="009F4312"/>
    <w:rsid w:val="009F48C4"/>
    <w:rsid w:val="009F4EF3"/>
    <w:rsid w:val="009F5CC1"/>
    <w:rsid w:val="009F645D"/>
    <w:rsid w:val="009F7BD3"/>
    <w:rsid w:val="009F7F23"/>
    <w:rsid w:val="00A00251"/>
    <w:rsid w:val="00A0124A"/>
    <w:rsid w:val="00A01916"/>
    <w:rsid w:val="00A0338F"/>
    <w:rsid w:val="00A03802"/>
    <w:rsid w:val="00A05BC9"/>
    <w:rsid w:val="00A069C0"/>
    <w:rsid w:val="00A06B83"/>
    <w:rsid w:val="00A06CB1"/>
    <w:rsid w:val="00A06D32"/>
    <w:rsid w:val="00A071C4"/>
    <w:rsid w:val="00A07B62"/>
    <w:rsid w:val="00A07E80"/>
    <w:rsid w:val="00A1031B"/>
    <w:rsid w:val="00A11446"/>
    <w:rsid w:val="00A11A1F"/>
    <w:rsid w:val="00A11CFE"/>
    <w:rsid w:val="00A12093"/>
    <w:rsid w:val="00A12564"/>
    <w:rsid w:val="00A12A3E"/>
    <w:rsid w:val="00A12F1C"/>
    <w:rsid w:val="00A141BB"/>
    <w:rsid w:val="00A14491"/>
    <w:rsid w:val="00A16CCE"/>
    <w:rsid w:val="00A175AC"/>
    <w:rsid w:val="00A17B46"/>
    <w:rsid w:val="00A2048B"/>
    <w:rsid w:val="00A22AF6"/>
    <w:rsid w:val="00A238DD"/>
    <w:rsid w:val="00A240AA"/>
    <w:rsid w:val="00A2569F"/>
    <w:rsid w:val="00A2681A"/>
    <w:rsid w:val="00A27453"/>
    <w:rsid w:val="00A27A86"/>
    <w:rsid w:val="00A3001B"/>
    <w:rsid w:val="00A30119"/>
    <w:rsid w:val="00A309DF"/>
    <w:rsid w:val="00A30C18"/>
    <w:rsid w:val="00A313B1"/>
    <w:rsid w:val="00A3178B"/>
    <w:rsid w:val="00A3247E"/>
    <w:rsid w:val="00A32E59"/>
    <w:rsid w:val="00A32F4E"/>
    <w:rsid w:val="00A33172"/>
    <w:rsid w:val="00A34987"/>
    <w:rsid w:val="00A353C3"/>
    <w:rsid w:val="00A35EB7"/>
    <w:rsid w:val="00A365DD"/>
    <w:rsid w:val="00A36833"/>
    <w:rsid w:val="00A36C78"/>
    <w:rsid w:val="00A373C2"/>
    <w:rsid w:val="00A40941"/>
    <w:rsid w:val="00A4244B"/>
    <w:rsid w:val="00A43489"/>
    <w:rsid w:val="00A44227"/>
    <w:rsid w:val="00A44405"/>
    <w:rsid w:val="00A44CFC"/>
    <w:rsid w:val="00A466DF"/>
    <w:rsid w:val="00A4760C"/>
    <w:rsid w:val="00A47D35"/>
    <w:rsid w:val="00A5128E"/>
    <w:rsid w:val="00A520A8"/>
    <w:rsid w:val="00A5343A"/>
    <w:rsid w:val="00A53B56"/>
    <w:rsid w:val="00A54729"/>
    <w:rsid w:val="00A54FCC"/>
    <w:rsid w:val="00A55196"/>
    <w:rsid w:val="00A556CD"/>
    <w:rsid w:val="00A55B0E"/>
    <w:rsid w:val="00A560AD"/>
    <w:rsid w:val="00A565B8"/>
    <w:rsid w:val="00A571BA"/>
    <w:rsid w:val="00A57594"/>
    <w:rsid w:val="00A579A2"/>
    <w:rsid w:val="00A60493"/>
    <w:rsid w:val="00A605CE"/>
    <w:rsid w:val="00A6077D"/>
    <w:rsid w:val="00A60F95"/>
    <w:rsid w:val="00A618A1"/>
    <w:rsid w:val="00A62743"/>
    <w:rsid w:val="00A63BB4"/>
    <w:rsid w:val="00A63E7D"/>
    <w:rsid w:val="00A64F04"/>
    <w:rsid w:val="00A6540F"/>
    <w:rsid w:val="00A65610"/>
    <w:rsid w:val="00A65E26"/>
    <w:rsid w:val="00A66086"/>
    <w:rsid w:val="00A67CE7"/>
    <w:rsid w:val="00A70422"/>
    <w:rsid w:val="00A70931"/>
    <w:rsid w:val="00A71521"/>
    <w:rsid w:val="00A72854"/>
    <w:rsid w:val="00A72927"/>
    <w:rsid w:val="00A73F33"/>
    <w:rsid w:val="00A747A8"/>
    <w:rsid w:val="00A7768F"/>
    <w:rsid w:val="00A77851"/>
    <w:rsid w:val="00A77A03"/>
    <w:rsid w:val="00A80303"/>
    <w:rsid w:val="00A80C02"/>
    <w:rsid w:val="00A819E5"/>
    <w:rsid w:val="00A827AD"/>
    <w:rsid w:val="00A8359C"/>
    <w:rsid w:val="00A836D7"/>
    <w:rsid w:val="00A83BDB"/>
    <w:rsid w:val="00A83CCF"/>
    <w:rsid w:val="00A84120"/>
    <w:rsid w:val="00A8678A"/>
    <w:rsid w:val="00A86B2B"/>
    <w:rsid w:val="00A86DA9"/>
    <w:rsid w:val="00A86DAB"/>
    <w:rsid w:val="00A86FDA"/>
    <w:rsid w:val="00A872B9"/>
    <w:rsid w:val="00A875E5"/>
    <w:rsid w:val="00A8769C"/>
    <w:rsid w:val="00A87B0A"/>
    <w:rsid w:val="00A90BC9"/>
    <w:rsid w:val="00A90E06"/>
    <w:rsid w:val="00A9212C"/>
    <w:rsid w:val="00A93518"/>
    <w:rsid w:val="00A935D2"/>
    <w:rsid w:val="00A94660"/>
    <w:rsid w:val="00A94AC7"/>
    <w:rsid w:val="00A94F87"/>
    <w:rsid w:val="00A95080"/>
    <w:rsid w:val="00A958A1"/>
    <w:rsid w:val="00A95BE6"/>
    <w:rsid w:val="00A95C3E"/>
    <w:rsid w:val="00A9656E"/>
    <w:rsid w:val="00A96FB9"/>
    <w:rsid w:val="00A9704A"/>
    <w:rsid w:val="00A97C58"/>
    <w:rsid w:val="00AA1069"/>
    <w:rsid w:val="00AA11E7"/>
    <w:rsid w:val="00AA13BC"/>
    <w:rsid w:val="00AA175D"/>
    <w:rsid w:val="00AA2E66"/>
    <w:rsid w:val="00AA330F"/>
    <w:rsid w:val="00AA35D7"/>
    <w:rsid w:val="00AA3DD4"/>
    <w:rsid w:val="00AA3E5E"/>
    <w:rsid w:val="00AA4034"/>
    <w:rsid w:val="00AA40BA"/>
    <w:rsid w:val="00AA4A08"/>
    <w:rsid w:val="00AA5420"/>
    <w:rsid w:val="00AA583A"/>
    <w:rsid w:val="00AA5F1F"/>
    <w:rsid w:val="00AA6C55"/>
    <w:rsid w:val="00AB15F3"/>
    <w:rsid w:val="00AB17CF"/>
    <w:rsid w:val="00AB19FA"/>
    <w:rsid w:val="00AB3DF5"/>
    <w:rsid w:val="00AB43FC"/>
    <w:rsid w:val="00AB49DB"/>
    <w:rsid w:val="00AB5198"/>
    <w:rsid w:val="00AB7181"/>
    <w:rsid w:val="00AB7FB5"/>
    <w:rsid w:val="00AB7FE6"/>
    <w:rsid w:val="00AC00C6"/>
    <w:rsid w:val="00AC04A1"/>
    <w:rsid w:val="00AC1236"/>
    <w:rsid w:val="00AC1C1E"/>
    <w:rsid w:val="00AC1F0D"/>
    <w:rsid w:val="00AC1FF9"/>
    <w:rsid w:val="00AC28A8"/>
    <w:rsid w:val="00AC31F0"/>
    <w:rsid w:val="00AC443C"/>
    <w:rsid w:val="00AC606A"/>
    <w:rsid w:val="00AD060E"/>
    <w:rsid w:val="00AD1A11"/>
    <w:rsid w:val="00AD3508"/>
    <w:rsid w:val="00AD3AB7"/>
    <w:rsid w:val="00AD3DC8"/>
    <w:rsid w:val="00AD504C"/>
    <w:rsid w:val="00AD7068"/>
    <w:rsid w:val="00AD7D31"/>
    <w:rsid w:val="00AE007C"/>
    <w:rsid w:val="00AE15AC"/>
    <w:rsid w:val="00AE24E4"/>
    <w:rsid w:val="00AE27C2"/>
    <w:rsid w:val="00AE2CDD"/>
    <w:rsid w:val="00AE3833"/>
    <w:rsid w:val="00AE4677"/>
    <w:rsid w:val="00AE54FE"/>
    <w:rsid w:val="00AE619E"/>
    <w:rsid w:val="00AE7078"/>
    <w:rsid w:val="00AF029A"/>
    <w:rsid w:val="00AF03E9"/>
    <w:rsid w:val="00AF0FDA"/>
    <w:rsid w:val="00AF35B0"/>
    <w:rsid w:val="00AF3F92"/>
    <w:rsid w:val="00AF41BE"/>
    <w:rsid w:val="00AF4A39"/>
    <w:rsid w:val="00AF4FC2"/>
    <w:rsid w:val="00AF50FB"/>
    <w:rsid w:val="00AF55B2"/>
    <w:rsid w:val="00AF573A"/>
    <w:rsid w:val="00AF66C8"/>
    <w:rsid w:val="00B00641"/>
    <w:rsid w:val="00B011C8"/>
    <w:rsid w:val="00B011D8"/>
    <w:rsid w:val="00B01940"/>
    <w:rsid w:val="00B03BAB"/>
    <w:rsid w:val="00B03FF0"/>
    <w:rsid w:val="00B04A6F"/>
    <w:rsid w:val="00B04BC0"/>
    <w:rsid w:val="00B05282"/>
    <w:rsid w:val="00B05EF4"/>
    <w:rsid w:val="00B06128"/>
    <w:rsid w:val="00B10437"/>
    <w:rsid w:val="00B10DAA"/>
    <w:rsid w:val="00B1101D"/>
    <w:rsid w:val="00B11F61"/>
    <w:rsid w:val="00B12249"/>
    <w:rsid w:val="00B13B05"/>
    <w:rsid w:val="00B14D2B"/>
    <w:rsid w:val="00B15AFD"/>
    <w:rsid w:val="00B162E4"/>
    <w:rsid w:val="00B1634D"/>
    <w:rsid w:val="00B16A42"/>
    <w:rsid w:val="00B171F5"/>
    <w:rsid w:val="00B20036"/>
    <w:rsid w:val="00B20559"/>
    <w:rsid w:val="00B20866"/>
    <w:rsid w:val="00B21176"/>
    <w:rsid w:val="00B216F0"/>
    <w:rsid w:val="00B239A2"/>
    <w:rsid w:val="00B24736"/>
    <w:rsid w:val="00B25309"/>
    <w:rsid w:val="00B26B6A"/>
    <w:rsid w:val="00B307A0"/>
    <w:rsid w:val="00B3404A"/>
    <w:rsid w:val="00B376EC"/>
    <w:rsid w:val="00B37CA4"/>
    <w:rsid w:val="00B37F5E"/>
    <w:rsid w:val="00B42CCA"/>
    <w:rsid w:val="00B431B7"/>
    <w:rsid w:val="00B43A3D"/>
    <w:rsid w:val="00B43B65"/>
    <w:rsid w:val="00B43E4B"/>
    <w:rsid w:val="00B451A4"/>
    <w:rsid w:val="00B52299"/>
    <w:rsid w:val="00B5365F"/>
    <w:rsid w:val="00B5538D"/>
    <w:rsid w:val="00B554A8"/>
    <w:rsid w:val="00B566A4"/>
    <w:rsid w:val="00B5676F"/>
    <w:rsid w:val="00B56C38"/>
    <w:rsid w:val="00B57B93"/>
    <w:rsid w:val="00B6042D"/>
    <w:rsid w:val="00B62BB4"/>
    <w:rsid w:val="00B63908"/>
    <w:rsid w:val="00B64084"/>
    <w:rsid w:val="00B6547A"/>
    <w:rsid w:val="00B65A86"/>
    <w:rsid w:val="00B66122"/>
    <w:rsid w:val="00B675B5"/>
    <w:rsid w:val="00B67D2C"/>
    <w:rsid w:val="00B70DAA"/>
    <w:rsid w:val="00B71018"/>
    <w:rsid w:val="00B7424A"/>
    <w:rsid w:val="00B75EFF"/>
    <w:rsid w:val="00B77F05"/>
    <w:rsid w:val="00B82792"/>
    <w:rsid w:val="00B82FAD"/>
    <w:rsid w:val="00B83B19"/>
    <w:rsid w:val="00B83D4E"/>
    <w:rsid w:val="00B83DF5"/>
    <w:rsid w:val="00B844C6"/>
    <w:rsid w:val="00B8490F"/>
    <w:rsid w:val="00B864B0"/>
    <w:rsid w:val="00B92690"/>
    <w:rsid w:val="00B930BC"/>
    <w:rsid w:val="00B93838"/>
    <w:rsid w:val="00B93BC5"/>
    <w:rsid w:val="00B94742"/>
    <w:rsid w:val="00B953D1"/>
    <w:rsid w:val="00B95D38"/>
    <w:rsid w:val="00B95F90"/>
    <w:rsid w:val="00B95FB2"/>
    <w:rsid w:val="00B96342"/>
    <w:rsid w:val="00B96749"/>
    <w:rsid w:val="00B974F8"/>
    <w:rsid w:val="00B979D4"/>
    <w:rsid w:val="00BA010D"/>
    <w:rsid w:val="00BA2057"/>
    <w:rsid w:val="00BA282D"/>
    <w:rsid w:val="00BA4370"/>
    <w:rsid w:val="00BA4CA5"/>
    <w:rsid w:val="00BA5252"/>
    <w:rsid w:val="00BA52B3"/>
    <w:rsid w:val="00BA541F"/>
    <w:rsid w:val="00BA5835"/>
    <w:rsid w:val="00BA5DE9"/>
    <w:rsid w:val="00BA6E18"/>
    <w:rsid w:val="00BA7725"/>
    <w:rsid w:val="00BA7A10"/>
    <w:rsid w:val="00BB0DD9"/>
    <w:rsid w:val="00BB1653"/>
    <w:rsid w:val="00BB223B"/>
    <w:rsid w:val="00BB237A"/>
    <w:rsid w:val="00BB258F"/>
    <w:rsid w:val="00BB4B69"/>
    <w:rsid w:val="00BB4CBE"/>
    <w:rsid w:val="00BB50FC"/>
    <w:rsid w:val="00BB67FF"/>
    <w:rsid w:val="00BB72AA"/>
    <w:rsid w:val="00BB7973"/>
    <w:rsid w:val="00BB7FD5"/>
    <w:rsid w:val="00BC0CA1"/>
    <w:rsid w:val="00BC0D36"/>
    <w:rsid w:val="00BC0F9B"/>
    <w:rsid w:val="00BC10CE"/>
    <w:rsid w:val="00BC2CA3"/>
    <w:rsid w:val="00BC39A7"/>
    <w:rsid w:val="00BC62CF"/>
    <w:rsid w:val="00BD03CA"/>
    <w:rsid w:val="00BD24A7"/>
    <w:rsid w:val="00BD25F0"/>
    <w:rsid w:val="00BD328C"/>
    <w:rsid w:val="00BD34A1"/>
    <w:rsid w:val="00BD4329"/>
    <w:rsid w:val="00BD493F"/>
    <w:rsid w:val="00BD4B12"/>
    <w:rsid w:val="00BD5B3E"/>
    <w:rsid w:val="00BD6056"/>
    <w:rsid w:val="00BD62BE"/>
    <w:rsid w:val="00BD68E7"/>
    <w:rsid w:val="00BD700C"/>
    <w:rsid w:val="00BD7F10"/>
    <w:rsid w:val="00BE01CF"/>
    <w:rsid w:val="00BE0550"/>
    <w:rsid w:val="00BE1535"/>
    <w:rsid w:val="00BE184D"/>
    <w:rsid w:val="00BE19F2"/>
    <w:rsid w:val="00BE24A5"/>
    <w:rsid w:val="00BE24FB"/>
    <w:rsid w:val="00BE391F"/>
    <w:rsid w:val="00BE3E80"/>
    <w:rsid w:val="00BE4EF6"/>
    <w:rsid w:val="00BE50C8"/>
    <w:rsid w:val="00BE5213"/>
    <w:rsid w:val="00BE5256"/>
    <w:rsid w:val="00BE5845"/>
    <w:rsid w:val="00BE6201"/>
    <w:rsid w:val="00BE623B"/>
    <w:rsid w:val="00BF0B5E"/>
    <w:rsid w:val="00BF0B82"/>
    <w:rsid w:val="00BF0F8A"/>
    <w:rsid w:val="00BF1FF9"/>
    <w:rsid w:val="00BF3267"/>
    <w:rsid w:val="00BF3C31"/>
    <w:rsid w:val="00BF4081"/>
    <w:rsid w:val="00BF55D8"/>
    <w:rsid w:val="00BF58E1"/>
    <w:rsid w:val="00BF5EF0"/>
    <w:rsid w:val="00BF68A4"/>
    <w:rsid w:val="00BF7A7C"/>
    <w:rsid w:val="00BF7E8F"/>
    <w:rsid w:val="00BF7F4E"/>
    <w:rsid w:val="00C000A5"/>
    <w:rsid w:val="00C003E9"/>
    <w:rsid w:val="00C0064E"/>
    <w:rsid w:val="00C012C1"/>
    <w:rsid w:val="00C01E03"/>
    <w:rsid w:val="00C0204B"/>
    <w:rsid w:val="00C0252A"/>
    <w:rsid w:val="00C040B9"/>
    <w:rsid w:val="00C04766"/>
    <w:rsid w:val="00C05370"/>
    <w:rsid w:val="00C05B93"/>
    <w:rsid w:val="00C06637"/>
    <w:rsid w:val="00C073FB"/>
    <w:rsid w:val="00C07EF8"/>
    <w:rsid w:val="00C10311"/>
    <w:rsid w:val="00C1062C"/>
    <w:rsid w:val="00C108C3"/>
    <w:rsid w:val="00C11698"/>
    <w:rsid w:val="00C11E81"/>
    <w:rsid w:val="00C12795"/>
    <w:rsid w:val="00C15BC3"/>
    <w:rsid w:val="00C15BFA"/>
    <w:rsid w:val="00C1655A"/>
    <w:rsid w:val="00C16978"/>
    <w:rsid w:val="00C16F23"/>
    <w:rsid w:val="00C17CA5"/>
    <w:rsid w:val="00C21738"/>
    <w:rsid w:val="00C222DB"/>
    <w:rsid w:val="00C239C8"/>
    <w:rsid w:val="00C239E0"/>
    <w:rsid w:val="00C23DAE"/>
    <w:rsid w:val="00C2532F"/>
    <w:rsid w:val="00C26535"/>
    <w:rsid w:val="00C266E9"/>
    <w:rsid w:val="00C2689B"/>
    <w:rsid w:val="00C26F38"/>
    <w:rsid w:val="00C2780D"/>
    <w:rsid w:val="00C27DF4"/>
    <w:rsid w:val="00C326A5"/>
    <w:rsid w:val="00C330EE"/>
    <w:rsid w:val="00C33161"/>
    <w:rsid w:val="00C35EB9"/>
    <w:rsid w:val="00C36743"/>
    <w:rsid w:val="00C3696B"/>
    <w:rsid w:val="00C36C59"/>
    <w:rsid w:val="00C36F51"/>
    <w:rsid w:val="00C3727C"/>
    <w:rsid w:val="00C37AA8"/>
    <w:rsid w:val="00C37C62"/>
    <w:rsid w:val="00C37DD8"/>
    <w:rsid w:val="00C40B49"/>
    <w:rsid w:val="00C40D7E"/>
    <w:rsid w:val="00C418A4"/>
    <w:rsid w:val="00C425AB"/>
    <w:rsid w:val="00C43B63"/>
    <w:rsid w:val="00C4574C"/>
    <w:rsid w:val="00C45D00"/>
    <w:rsid w:val="00C45DBE"/>
    <w:rsid w:val="00C45EEB"/>
    <w:rsid w:val="00C46824"/>
    <w:rsid w:val="00C50E69"/>
    <w:rsid w:val="00C51490"/>
    <w:rsid w:val="00C523BF"/>
    <w:rsid w:val="00C53B87"/>
    <w:rsid w:val="00C53D6F"/>
    <w:rsid w:val="00C53E2C"/>
    <w:rsid w:val="00C5400B"/>
    <w:rsid w:val="00C540F8"/>
    <w:rsid w:val="00C54177"/>
    <w:rsid w:val="00C55A52"/>
    <w:rsid w:val="00C56094"/>
    <w:rsid w:val="00C56C56"/>
    <w:rsid w:val="00C579FA"/>
    <w:rsid w:val="00C57B69"/>
    <w:rsid w:val="00C60411"/>
    <w:rsid w:val="00C607B4"/>
    <w:rsid w:val="00C609EA"/>
    <w:rsid w:val="00C60BC4"/>
    <w:rsid w:val="00C60C52"/>
    <w:rsid w:val="00C610E8"/>
    <w:rsid w:val="00C639D4"/>
    <w:rsid w:val="00C6538E"/>
    <w:rsid w:val="00C66C34"/>
    <w:rsid w:val="00C70CC1"/>
    <w:rsid w:val="00C73909"/>
    <w:rsid w:val="00C74094"/>
    <w:rsid w:val="00C7425F"/>
    <w:rsid w:val="00C7431B"/>
    <w:rsid w:val="00C75B08"/>
    <w:rsid w:val="00C76632"/>
    <w:rsid w:val="00C778C6"/>
    <w:rsid w:val="00C77B65"/>
    <w:rsid w:val="00C77BD4"/>
    <w:rsid w:val="00C806B2"/>
    <w:rsid w:val="00C81B42"/>
    <w:rsid w:val="00C826D9"/>
    <w:rsid w:val="00C83610"/>
    <w:rsid w:val="00C83CFA"/>
    <w:rsid w:val="00C84D67"/>
    <w:rsid w:val="00C84FD0"/>
    <w:rsid w:val="00C85120"/>
    <w:rsid w:val="00C85382"/>
    <w:rsid w:val="00C86084"/>
    <w:rsid w:val="00C87457"/>
    <w:rsid w:val="00C917D3"/>
    <w:rsid w:val="00C91B27"/>
    <w:rsid w:val="00C92520"/>
    <w:rsid w:val="00C92971"/>
    <w:rsid w:val="00C92D3C"/>
    <w:rsid w:val="00C93860"/>
    <w:rsid w:val="00C94D71"/>
    <w:rsid w:val="00C9741A"/>
    <w:rsid w:val="00CA0028"/>
    <w:rsid w:val="00CA1921"/>
    <w:rsid w:val="00CA2530"/>
    <w:rsid w:val="00CA2A4E"/>
    <w:rsid w:val="00CA490B"/>
    <w:rsid w:val="00CA507B"/>
    <w:rsid w:val="00CA54B0"/>
    <w:rsid w:val="00CA55E8"/>
    <w:rsid w:val="00CA633D"/>
    <w:rsid w:val="00CA64C4"/>
    <w:rsid w:val="00CA6B9F"/>
    <w:rsid w:val="00CA6EDD"/>
    <w:rsid w:val="00CB195B"/>
    <w:rsid w:val="00CB1E90"/>
    <w:rsid w:val="00CB2A2E"/>
    <w:rsid w:val="00CB3356"/>
    <w:rsid w:val="00CB4436"/>
    <w:rsid w:val="00CB5108"/>
    <w:rsid w:val="00CB559A"/>
    <w:rsid w:val="00CB7D02"/>
    <w:rsid w:val="00CC0830"/>
    <w:rsid w:val="00CC101B"/>
    <w:rsid w:val="00CC3309"/>
    <w:rsid w:val="00CC3978"/>
    <w:rsid w:val="00CC3B0B"/>
    <w:rsid w:val="00CC46E5"/>
    <w:rsid w:val="00CC4D32"/>
    <w:rsid w:val="00CC577E"/>
    <w:rsid w:val="00CC5985"/>
    <w:rsid w:val="00CC7F3D"/>
    <w:rsid w:val="00CD0BF5"/>
    <w:rsid w:val="00CD11C9"/>
    <w:rsid w:val="00CD2B1B"/>
    <w:rsid w:val="00CD655A"/>
    <w:rsid w:val="00CD68EF"/>
    <w:rsid w:val="00CD6B61"/>
    <w:rsid w:val="00CD70FE"/>
    <w:rsid w:val="00CD7B8B"/>
    <w:rsid w:val="00CE098B"/>
    <w:rsid w:val="00CE1785"/>
    <w:rsid w:val="00CE1FF9"/>
    <w:rsid w:val="00CE2E57"/>
    <w:rsid w:val="00CE42AE"/>
    <w:rsid w:val="00CE4520"/>
    <w:rsid w:val="00CE59A2"/>
    <w:rsid w:val="00CF021E"/>
    <w:rsid w:val="00CF12CA"/>
    <w:rsid w:val="00CF1A7A"/>
    <w:rsid w:val="00CF2243"/>
    <w:rsid w:val="00CF2C65"/>
    <w:rsid w:val="00CF318B"/>
    <w:rsid w:val="00CF32F2"/>
    <w:rsid w:val="00CF4BB4"/>
    <w:rsid w:val="00CF4FEB"/>
    <w:rsid w:val="00CF50E8"/>
    <w:rsid w:val="00CF5CF7"/>
    <w:rsid w:val="00CF6F4B"/>
    <w:rsid w:val="00D00937"/>
    <w:rsid w:val="00D0108C"/>
    <w:rsid w:val="00D02488"/>
    <w:rsid w:val="00D02507"/>
    <w:rsid w:val="00D02CB8"/>
    <w:rsid w:val="00D02F96"/>
    <w:rsid w:val="00D047D6"/>
    <w:rsid w:val="00D04F6E"/>
    <w:rsid w:val="00D052AA"/>
    <w:rsid w:val="00D05364"/>
    <w:rsid w:val="00D053C9"/>
    <w:rsid w:val="00D05BA3"/>
    <w:rsid w:val="00D06526"/>
    <w:rsid w:val="00D0673A"/>
    <w:rsid w:val="00D0754A"/>
    <w:rsid w:val="00D100D8"/>
    <w:rsid w:val="00D10891"/>
    <w:rsid w:val="00D10A9E"/>
    <w:rsid w:val="00D10B8B"/>
    <w:rsid w:val="00D10F1A"/>
    <w:rsid w:val="00D12F09"/>
    <w:rsid w:val="00D13608"/>
    <w:rsid w:val="00D13C95"/>
    <w:rsid w:val="00D14167"/>
    <w:rsid w:val="00D15A82"/>
    <w:rsid w:val="00D17936"/>
    <w:rsid w:val="00D20872"/>
    <w:rsid w:val="00D21795"/>
    <w:rsid w:val="00D226E2"/>
    <w:rsid w:val="00D239C9"/>
    <w:rsid w:val="00D24202"/>
    <w:rsid w:val="00D2522F"/>
    <w:rsid w:val="00D25892"/>
    <w:rsid w:val="00D26569"/>
    <w:rsid w:val="00D27E32"/>
    <w:rsid w:val="00D3037A"/>
    <w:rsid w:val="00D322C7"/>
    <w:rsid w:val="00D32608"/>
    <w:rsid w:val="00D33395"/>
    <w:rsid w:val="00D33D6D"/>
    <w:rsid w:val="00D33F8E"/>
    <w:rsid w:val="00D3649A"/>
    <w:rsid w:val="00D36CE7"/>
    <w:rsid w:val="00D371A1"/>
    <w:rsid w:val="00D411CA"/>
    <w:rsid w:val="00D413C9"/>
    <w:rsid w:val="00D41C19"/>
    <w:rsid w:val="00D42569"/>
    <w:rsid w:val="00D427B1"/>
    <w:rsid w:val="00D42845"/>
    <w:rsid w:val="00D43BE0"/>
    <w:rsid w:val="00D444FF"/>
    <w:rsid w:val="00D44C60"/>
    <w:rsid w:val="00D46804"/>
    <w:rsid w:val="00D50466"/>
    <w:rsid w:val="00D51EFE"/>
    <w:rsid w:val="00D53032"/>
    <w:rsid w:val="00D548BB"/>
    <w:rsid w:val="00D557C4"/>
    <w:rsid w:val="00D56114"/>
    <w:rsid w:val="00D572BF"/>
    <w:rsid w:val="00D57B44"/>
    <w:rsid w:val="00D60BCD"/>
    <w:rsid w:val="00D63A7A"/>
    <w:rsid w:val="00D63B28"/>
    <w:rsid w:val="00D63FC4"/>
    <w:rsid w:val="00D6458D"/>
    <w:rsid w:val="00D64AFD"/>
    <w:rsid w:val="00D65D4F"/>
    <w:rsid w:val="00D66098"/>
    <w:rsid w:val="00D6692D"/>
    <w:rsid w:val="00D70128"/>
    <w:rsid w:val="00D70560"/>
    <w:rsid w:val="00D712BD"/>
    <w:rsid w:val="00D71738"/>
    <w:rsid w:val="00D717DE"/>
    <w:rsid w:val="00D73280"/>
    <w:rsid w:val="00D73359"/>
    <w:rsid w:val="00D73B86"/>
    <w:rsid w:val="00D74364"/>
    <w:rsid w:val="00D74594"/>
    <w:rsid w:val="00D75359"/>
    <w:rsid w:val="00D7551E"/>
    <w:rsid w:val="00D7694E"/>
    <w:rsid w:val="00D80476"/>
    <w:rsid w:val="00D80C67"/>
    <w:rsid w:val="00D81533"/>
    <w:rsid w:val="00D822F8"/>
    <w:rsid w:val="00D826B9"/>
    <w:rsid w:val="00D83145"/>
    <w:rsid w:val="00D83F0F"/>
    <w:rsid w:val="00D8418D"/>
    <w:rsid w:val="00D84C95"/>
    <w:rsid w:val="00D84E5F"/>
    <w:rsid w:val="00D85B27"/>
    <w:rsid w:val="00D86950"/>
    <w:rsid w:val="00D906D5"/>
    <w:rsid w:val="00D90A06"/>
    <w:rsid w:val="00D90BC4"/>
    <w:rsid w:val="00D91CA0"/>
    <w:rsid w:val="00D9233E"/>
    <w:rsid w:val="00D92595"/>
    <w:rsid w:val="00D942EE"/>
    <w:rsid w:val="00D957A1"/>
    <w:rsid w:val="00D96857"/>
    <w:rsid w:val="00D96A31"/>
    <w:rsid w:val="00DA040F"/>
    <w:rsid w:val="00DA05E6"/>
    <w:rsid w:val="00DA0E7B"/>
    <w:rsid w:val="00DA2992"/>
    <w:rsid w:val="00DA2DC0"/>
    <w:rsid w:val="00DA37AC"/>
    <w:rsid w:val="00DA38A6"/>
    <w:rsid w:val="00DA3BB4"/>
    <w:rsid w:val="00DA5037"/>
    <w:rsid w:val="00DA5123"/>
    <w:rsid w:val="00DA542F"/>
    <w:rsid w:val="00DA59B4"/>
    <w:rsid w:val="00DA59CB"/>
    <w:rsid w:val="00DA5EC2"/>
    <w:rsid w:val="00DA611C"/>
    <w:rsid w:val="00DA6598"/>
    <w:rsid w:val="00DA6876"/>
    <w:rsid w:val="00DA6BAC"/>
    <w:rsid w:val="00DA7A99"/>
    <w:rsid w:val="00DB0AAA"/>
    <w:rsid w:val="00DB1410"/>
    <w:rsid w:val="00DB3E3A"/>
    <w:rsid w:val="00DB426A"/>
    <w:rsid w:val="00DB4885"/>
    <w:rsid w:val="00DB4E1F"/>
    <w:rsid w:val="00DB4F65"/>
    <w:rsid w:val="00DB53AD"/>
    <w:rsid w:val="00DB6DEF"/>
    <w:rsid w:val="00DB7235"/>
    <w:rsid w:val="00DB79D9"/>
    <w:rsid w:val="00DB7E70"/>
    <w:rsid w:val="00DC0FBF"/>
    <w:rsid w:val="00DC1043"/>
    <w:rsid w:val="00DC18C6"/>
    <w:rsid w:val="00DC19A2"/>
    <w:rsid w:val="00DC1B02"/>
    <w:rsid w:val="00DC1FB0"/>
    <w:rsid w:val="00DC25B8"/>
    <w:rsid w:val="00DC35FB"/>
    <w:rsid w:val="00DC570D"/>
    <w:rsid w:val="00DC59F9"/>
    <w:rsid w:val="00DC6170"/>
    <w:rsid w:val="00DC61B3"/>
    <w:rsid w:val="00DC72CB"/>
    <w:rsid w:val="00DD0BC3"/>
    <w:rsid w:val="00DD0C88"/>
    <w:rsid w:val="00DD128B"/>
    <w:rsid w:val="00DD1EF4"/>
    <w:rsid w:val="00DD2582"/>
    <w:rsid w:val="00DD512A"/>
    <w:rsid w:val="00DD5826"/>
    <w:rsid w:val="00DD5F1A"/>
    <w:rsid w:val="00DD6281"/>
    <w:rsid w:val="00DD64B8"/>
    <w:rsid w:val="00DD64EE"/>
    <w:rsid w:val="00DD6853"/>
    <w:rsid w:val="00DD6AD3"/>
    <w:rsid w:val="00DD754D"/>
    <w:rsid w:val="00DD7F3C"/>
    <w:rsid w:val="00DE04AB"/>
    <w:rsid w:val="00DE0547"/>
    <w:rsid w:val="00DE0A47"/>
    <w:rsid w:val="00DE0FA0"/>
    <w:rsid w:val="00DE1D1B"/>
    <w:rsid w:val="00DE244F"/>
    <w:rsid w:val="00DE250A"/>
    <w:rsid w:val="00DE2D6D"/>
    <w:rsid w:val="00DE3501"/>
    <w:rsid w:val="00DF163F"/>
    <w:rsid w:val="00DF288B"/>
    <w:rsid w:val="00DF3244"/>
    <w:rsid w:val="00DF39B9"/>
    <w:rsid w:val="00DF39C6"/>
    <w:rsid w:val="00DF4268"/>
    <w:rsid w:val="00DF4BA7"/>
    <w:rsid w:val="00DF5C1F"/>
    <w:rsid w:val="00DF739B"/>
    <w:rsid w:val="00DF7C98"/>
    <w:rsid w:val="00E001F5"/>
    <w:rsid w:val="00E017A3"/>
    <w:rsid w:val="00E03349"/>
    <w:rsid w:val="00E04B7E"/>
    <w:rsid w:val="00E05902"/>
    <w:rsid w:val="00E05C9E"/>
    <w:rsid w:val="00E05ECC"/>
    <w:rsid w:val="00E06406"/>
    <w:rsid w:val="00E066BE"/>
    <w:rsid w:val="00E07C2E"/>
    <w:rsid w:val="00E10C26"/>
    <w:rsid w:val="00E11563"/>
    <w:rsid w:val="00E11A99"/>
    <w:rsid w:val="00E11D84"/>
    <w:rsid w:val="00E12188"/>
    <w:rsid w:val="00E121A6"/>
    <w:rsid w:val="00E13CD6"/>
    <w:rsid w:val="00E1484E"/>
    <w:rsid w:val="00E15167"/>
    <w:rsid w:val="00E15824"/>
    <w:rsid w:val="00E15BAA"/>
    <w:rsid w:val="00E15E44"/>
    <w:rsid w:val="00E1603A"/>
    <w:rsid w:val="00E1616B"/>
    <w:rsid w:val="00E169ED"/>
    <w:rsid w:val="00E17CE8"/>
    <w:rsid w:val="00E204C4"/>
    <w:rsid w:val="00E205E7"/>
    <w:rsid w:val="00E20748"/>
    <w:rsid w:val="00E20EA3"/>
    <w:rsid w:val="00E225F2"/>
    <w:rsid w:val="00E23A88"/>
    <w:rsid w:val="00E23C4A"/>
    <w:rsid w:val="00E24799"/>
    <w:rsid w:val="00E25FB9"/>
    <w:rsid w:val="00E2686C"/>
    <w:rsid w:val="00E26DFA"/>
    <w:rsid w:val="00E276C3"/>
    <w:rsid w:val="00E27F00"/>
    <w:rsid w:val="00E301EF"/>
    <w:rsid w:val="00E30A4D"/>
    <w:rsid w:val="00E30F05"/>
    <w:rsid w:val="00E31335"/>
    <w:rsid w:val="00E32763"/>
    <w:rsid w:val="00E330E5"/>
    <w:rsid w:val="00E34209"/>
    <w:rsid w:val="00E34E7B"/>
    <w:rsid w:val="00E37CAD"/>
    <w:rsid w:val="00E404FF"/>
    <w:rsid w:val="00E41401"/>
    <w:rsid w:val="00E41C5F"/>
    <w:rsid w:val="00E42019"/>
    <w:rsid w:val="00E433D1"/>
    <w:rsid w:val="00E43662"/>
    <w:rsid w:val="00E461E6"/>
    <w:rsid w:val="00E4629E"/>
    <w:rsid w:val="00E46409"/>
    <w:rsid w:val="00E46BB0"/>
    <w:rsid w:val="00E47BA3"/>
    <w:rsid w:val="00E50259"/>
    <w:rsid w:val="00E50698"/>
    <w:rsid w:val="00E50C28"/>
    <w:rsid w:val="00E51FF6"/>
    <w:rsid w:val="00E52363"/>
    <w:rsid w:val="00E5362F"/>
    <w:rsid w:val="00E54639"/>
    <w:rsid w:val="00E5468B"/>
    <w:rsid w:val="00E55B3D"/>
    <w:rsid w:val="00E56AA6"/>
    <w:rsid w:val="00E56B9E"/>
    <w:rsid w:val="00E57249"/>
    <w:rsid w:val="00E576B0"/>
    <w:rsid w:val="00E600E7"/>
    <w:rsid w:val="00E6126F"/>
    <w:rsid w:val="00E6191D"/>
    <w:rsid w:val="00E62083"/>
    <w:rsid w:val="00E6251A"/>
    <w:rsid w:val="00E62F06"/>
    <w:rsid w:val="00E6329D"/>
    <w:rsid w:val="00E632D4"/>
    <w:rsid w:val="00E648BC"/>
    <w:rsid w:val="00E64991"/>
    <w:rsid w:val="00E658EE"/>
    <w:rsid w:val="00E65AFA"/>
    <w:rsid w:val="00E66D47"/>
    <w:rsid w:val="00E67B01"/>
    <w:rsid w:val="00E7012D"/>
    <w:rsid w:val="00E7238E"/>
    <w:rsid w:val="00E72C07"/>
    <w:rsid w:val="00E73AC1"/>
    <w:rsid w:val="00E76389"/>
    <w:rsid w:val="00E77968"/>
    <w:rsid w:val="00E800FA"/>
    <w:rsid w:val="00E806B6"/>
    <w:rsid w:val="00E80F73"/>
    <w:rsid w:val="00E81129"/>
    <w:rsid w:val="00E8165F"/>
    <w:rsid w:val="00E81E23"/>
    <w:rsid w:val="00E86824"/>
    <w:rsid w:val="00E87D8D"/>
    <w:rsid w:val="00E90793"/>
    <w:rsid w:val="00E91095"/>
    <w:rsid w:val="00E921BE"/>
    <w:rsid w:val="00E92825"/>
    <w:rsid w:val="00E94ABE"/>
    <w:rsid w:val="00E94E4B"/>
    <w:rsid w:val="00E94FE6"/>
    <w:rsid w:val="00E95C52"/>
    <w:rsid w:val="00E96B99"/>
    <w:rsid w:val="00E9754B"/>
    <w:rsid w:val="00E97AE5"/>
    <w:rsid w:val="00EA16FF"/>
    <w:rsid w:val="00EA1CFF"/>
    <w:rsid w:val="00EA29F6"/>
    <w:rsid w:val="00EA2E3B"/>
    <w:rsid w:val="00EA3AAE"/>
    <w:rsid w:val="00EA4721"/>
    <w:rsid w:val="00EA518C"/>
    <w:rsid w:val="00EA5C68"/>
    <w:rsid w:val="00EA6FC1"/>
    <w:rsid w:val="00EA6FD5"/>
    <w:rsid w:val="00EA78C6"/>
    <w:rsid w:val="00EB13A0"/>
    <w:rsid w:val="00EB1D90"/>
    <w:rsid w:val="00EB2DD8"/>
    <w:rsid w:val="00EB2FA8"/>
    <w:rsid w:val="00EB31F1"/>
    <w:rsid w:val="00EB34A1"/>
    <w:rsid w:val="00EB498B"/>
    <w:rsid w:val="00EB5F78"/>
    <w:rsid w:val="00EB6869"/>
    <w:rsid w:val="00EB7916"/>
    <w:rsid w:val="00EC043F"/>
    <w:rsid w:val="00EC1F15"/>
    <w:rsid w:val="00EC4898"/>
    <w:rsid w:val="00EC56C4"/>
    <w:rsid w:val="00EC5D8C"/>
    <w:rsid w:val="00EC6655"/>
    <w:rsid w:val="00EC71D1"/>
    <w:rsid w:val="00EC7345"/>
    <w:rsid w:val="00EC7552"/>
    <w:rsid w:val="00ED0E13"/>
    <w:rsid w:val="00ED164A"/>
    <w:rsid w:val="00ED16E2"/>
    <w:rsid w:val="00ED199D"/>
    <w:rsid w:val="00ED22FC"/>
    <w:rsid w:val="00ED3F6C"/>
    <w:rsid w:val="00ED4626"/>
    <w:rsid w:val="00ED5251"/>
    <w:rsid w:val="00ED5F31"/>
    <w:rsid w:val="00ED6F4C"/>
    <w:rsid w:val="00ED706A"/>
    <w:rsid w:val="00ED70C9"/>
    <w:rsid w:val="00ED73C8"/>
    <w:rsid w:val="00ED7E4F"/>
    <w:rsid w:val="00EE042F"/>
    <w:rsid w:val="00EE09C7"/>
    <w:rsid w:val="00EE0AA8"/>
    <w:rsid w:val="00EE0BCF"/>
    <w:rsid w:val="00EE196B"/>
    <w:rsid w:val="00EE5FF8"/>
    <w:rsid w:val="00EE63D1"/>
    <w:rsid w:val="00EE63F9"/>
    <w:rsid w:val="00EE7B11"/>
    <w:rsid w:val="00EF0247"/>
    <w:rsid w:val="00EF262C"/>
    <w:rsid w:val="00EF2FDB"/>
    <w:rsid w:val="00EF3047"/>
    <w:rsid w:val="00EF3922"/>
    <w:rsid w:val="00EF48E5"/>
    <w:rsid w:val="00EF5044"/>
    <w:rsid w:val="00EF558C"/>
    <w:rsid w:val="00EF5A4E"/>
    <w:rsid w:val="00EF6727"/>
    <w:rsid w:val="00EF67FA"/>
    <w:rsid w:val="00EF7957"/>
    <w:rsid w:val="00F00C4F"/>
    <w:rsid w:val="00F01B97"/>
    <w:rsid w:val="00F03358"/>
    <w:rsid w:val="00F04E18"/>
    <w:rsid w:val="00F05009"/>
    <w:rsid w:val="00F06728"/>
    <w:rsid w:val="00F06C44"/>
    <w:rsid w:val="00F07C3A"/>
    <w:rsid w:val="00F07FC9"/>
    <w:rsid w:val="00F1000F"/>
    <w:rsid w:val="00F119FA"/>
    <w:rsid w:val="00F133BE"/>
    <w:rsid w:val="00F13F00"/>
    <w:rsid w:val="00F1432A"/>
    <w:rsid w:val="00F14525"/>
    <w:rsid w:val="00F14D32"/>
    <w:rsid w:val="00F15BD5"/>
    <w:rsid w:val="00F17F9E"/>
    <w:rsid w:val="00F20F64"/>
    <w:rsid w:val="00F2183D"/>
    <w:rsid w:val="00F2212D"/>
    <w:rsid w:val="00F228D4"/>
    <w:rsid w:val="00F22D46"/>
    <w:rsid w:val="00F230F4"/>
    <w:rsid w:val="00F24A0D"/>
    <w:rsid w:val="00F269D4"/>
    <w:rsid w:val="00F26CC8"/>
    <w:rsid w:val="00F27926"/>
    <w:rsid w:val="00F307C3"/>
    <w:rsid w:val="00F307F7"/>
    <w:rsid w:val="00F3158A"/>
    <w:rsid w:val="00F319FB"/>
    <w:rsid w:val="00F353BC"/>
    <w:rsid w:val="00F35960"/>
    <w:rsid w:val="00F3682A"/>
    <w:rsid w:val="00F3725B"/>
    <w:rsid w:val="00F37B6E"/>
    <w:rsid w:val="00F40C8F"/>
    <w:rsid w:val="00F41E17"/>
    <w:rsid w:val="00F422A8"/>
    <w:rsid w:val="00F42A42"/>
    <w:rsid w:val="00F44180"/>
    <w:rsid w:val="00F456FE"/>
    <w:rsid w:val="00F45E94"/>
    <w:rsid w:val="00F47B73"/>
    <w:rsid w:val="00F501B5"/>
    <w:rsid w:val="00F52739"/>
    <w:rsid w:val="00F52AB0"/>
    <w:rsid w:val="00F548F8"/>
    <w:rsid w:val="00F55C9C"/>
    <w:rsid w:val="00F56279"/>
    <w:rsid w:val="00F56386"/>
    <w:rsid w:val="00F6136A"/>
    <w:rsid w:val="00F6168C"/>
    <w:rsid w:val="00F6185D"/>
    <w:rsid w:val="00F62840"/>
    <w:rsid w:val="00F628EB"/>
    <w:rsid w:val="00F6381A"/>
    <w:rsid w:val="00F63A52"/>
    <w:rsid w:val="00F649AB"/>
    <w:rsid w:val="00F652BE"/>
    <w:rsid w:val="00F65BF9"/>
    <w:rsid w:val="00F70ACF"/>
    <w:rsid w:val="00F70C80"/>
    <w:rsid w:val="00F71A12"/>
    <w:rsid w:val="00F7277D"/>
    <w:rsid w:val="00F73C2B"/>
    <w:rsid w:val="00F7473E"/>
    <w:rsid w:val="00F74BBB"/>
    <w:rsid w:val="00F75819"/>
    <w:rsid w:val="00F762EA"/>
    <w:rsid w:val="00F76E7E"/>
    <w:rsid w:val="00F77181"/>
    <w:rsid w:val="00F774AC"/>
    <w:rsid w:val="00F77F82"/>
    <w:rsid w:val="00F81A93"/>
    <w:rsid w:val="00F827F0"/>
    <w:rsid w:val="00F82FC5"/>
    <w:rsid w:val="00F83CB4"/>
    <w:rsid w:val="00F853AC"/>
    <w:rsid w:val="00F856A9"/>
    <w:rsid w:val="00F86982"/>
    <w:rsid w:val="00F87EBF"/>
    <w:rsid w:val="00F9060F"/>
    <w:rsid w:val="00F90628"/>
    <w:rsid w:val="00F90FDF"/>
    <w:rsid w:val="00F91576"/>
    <w:rsid w:val="00F92D3C"/>
    <w:rsid w:val="00F92FEB"/>
    <w:rsid w:val="00F93881"/>
    <w:rsid w:val="00F93E94"/>
    <w:rsid w:val="00F93FED"/>
    <w:rsid w:val="00F955E4"/>
    <w:rsid w:val="00F961F8"/>
    <w:rsid w:val="00F97796"/>
    <w:rsid w:val="00F977F8"/>
    <w:rsid w:val="00F978B4"/>
    <w:rsid w:val="00F978D3"/>
    <w:rsid w:val="00FA1C70"/>
    <w:rsid w:val="00FA1DFE"/>
    <w:rsid w:val="00FA2AA2"/>
    <w:rsid w:val="00FA2EAE"/>
    <w:rsid w:val="00FA34D1"/>
    <w:rsid w:val="00FA3B7E"/>
    <w:rsid w:val="00FA3E87"/>
    <w:rsid w:val="00FA4377"/>
    <w:rsid w:val="00FA5601"/>
    <w:rsid w:val="00FA675D"/>
    <w:rsid w:val="00FA6D87"/>
    <w:rsid w:val="00FA7FA1"/>
    <w:rsid w:val="00FB1605"/>
    <w:rsid w:val="00FB18FA"/>
    <w:rsid w:val="00FB1B3A"/>
    <w:rsid w:val="00FB1B53"/>
    <w:rsid w:val="00FB1B69"/>
    <w:rsid w:val="00FB23A2"/>
    <w:rsid w:val="00FB303E"/>
    <w:rsid w:val="00FB3406"/>
    <w:rsid w:val="00FB42F8"/>
    <w:rsid w:val="00FB4379"/>
    <w:rsid w:val="00FB4477"/>
    <w:rsid w:val="00FB4C4E"/>
    <w:rsid w:val="00FB5898"/>
    <w:rsid w:val="00FB5AE1"/>
    <w:rsid w:val="00FC0802"/>
    <w:rsid w:val="00FC1066"/>
    <w:rsid w:val="00FC351F"/>
    <w:rsid w:val="00FC37D5"/>
    <w:rsid w:val="00FC39E1"/>
    <w:rsid w:val="00FC6251"/>
    <w:rsid w:val="00FC63E7"/>
    <w:rsid w:val="00FC64E6"/>
    <w:rsid w:val="00FC7D20"/>
    <w:rsid w:val="00FC7DBC"/>
    <w:rsid w:val="00FD0D80"/>
    <w:rsid w:val="00FD0F10"/>
    <w:rsid w:val="00FD135D"/>
    <w:rsid w:val="00FD1376"/>
    <w:rsid w:val="00FD25A1"/>
    <w:rsid w:val="00FD26BE"/>
    <w:rsid w:val="00FD3F04"/>
    <w:rsid w:val="00FD4A28"/>
    <w:rsid w:val="00FD4B19"/>
    <w:rsid w:val="00FD61A4"/>
    <w:rsid w:val="00FD67A8"/>
    <w:rsid w:val="00FD68F1"/>
    <w:rsid w:val="00FD7183"/>
    <w:rsid w:val="00FD7DE8"/>
    <w:rsid w:val="00FE17DC"/>
    <w:rsid w:val="00FE2CCE"/>
    <w:rsid w:val="00FE358B"/>
    <w:rsid w:val="00FE3995"/>
    <w:rsid w:val="00FE3AD5"/>
    <w:rsid w:val="00FE43F7"/>
    <w:rsid w:val="00FE4B75"/>
    <w:rsid w:val="00FE7381"/>
    <w:rsid w:val="00FE7500"/>
    <w:rsid w:val="00FE7E50"/>
    <w:rsid w:val="00FF18B6"/>
    <w:rsid w:val="00FF2075"/>
    <w:rsid w:val="00FF5F95"/>
    <w:rsid w:val="00FF616C"/>
    <w:rsid w:val="00FF66B9"/>
    <w:rsid w:val="00FF7489"/>
    <w:rsid w:val="00FF7910"/>
    <w:rsid w:val="00FF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D01D162"/>
  <w15:docId w15:val="{210AFB60-266B-4BDA-890A-8CFB0F47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C48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C70"/>
    <w:pPr>
      <w:keepNext/>
      <w:numPr>
        <w:numId w:val="5"/>
      </w:numPr>
      <w:spacing w:before="240" w:after="60"/>
      <w:outlineLvl w:val="0"/>
    </w:pPr>
    <w:rPr>
      <w:rFonts w:ascii="Arial" w:hAnsi="Arial"/>
      <w:b/>
      <w:kern w:val="28"/>
      <w:szCs w:val="20"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8E7C70"/>
    <w:pPr>
      <w:numPr>
        <w:ilvl w:val="1"/>
        <w:numId w:val="5"/>
      </w:numPr>
      <w:ind w:hanging="720"/>
      <w:outlineLvl w:val="1"/>
    </w:pPr>
    <w:rPr>
      <w:rFonts w:ascii="Arial" w:hAnsi="Arial" w:cs="Arial"/>
      <w:b/>
    </w:rPr>
  </w:style>
  <w:style w:type="paragraph" w:styleId="Heading3">
    <w:name w:val="heading 3"/>
    <w:basedOn w:val="Normal"/>
    <w:next w:val="Normal"/>
    <w:link w:val="Heading3Char"/>
    <w:uiPriority w:val="9"/>
    <w:qFormat/>
    <w:rsid w:val="008E7C70"/>
    <w:pPr>
      <w:keepNext/>
      <w:spacing w:before="240" w:after="60"/>
      <w:outlineLvl w:val="2"/>
    </w:pPr>
    <w:rPr>
      <w:rFonts w:ascii="Arial Narrow" w:hAnsi="Arial Narrow"/>
      <w:b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8E7C70"/>
    <w:pPr>
      <w:keepNext/>
      <w:spacing w:before="240" w:after="60"/>
      <w:outlineLvl w:val="3"/>
    </w:pPr>
    <w:rPr>
      <w:rFonts w:ascii="Arial Narrow" w:hAnsi="Arial Narrow"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4D7D4F"/>
    <w:pPr>
      <w:keepNext/>
      <w:numPr>
        <w:ilvl w:val="4"/>
        <w:numId w:val="11"/>
      </w:numPr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4D7D4F"/>
    <w:pPr>
      <w:keepNext/>
      <w:numPr>
        <w:ilvl w:val="5"/>
        <w:numId w:val="11"/>
      </w:numPr>
      <w:outlineLvl w:val="5"/>
    </w:pPr>
    <w:rPr>
      <w:szCs w:val="20"/>
    </w:rPr>
  </w:style>
  <w:style w:type="paragraph" w:styleId="Heading7">
    <w:name w:val="heading 7"/>
    <w:basedOn w:val="Normal"/>
    <w:next w:val="Normal"/>
    <w:link w:val="Heading7Char"/>
    <w:qFormat/>
    <w:rsid w:val="004D7D4F"/>
    <w:pPr>
      <w:keepNext/>
      <w:numPr>
        <w:ilvl w:val="6"/>
        <w:numId w:val="11"/>
      </w:numPr>
      <w:outlineLvl w:val="6"/>
    </w:pPr>
    <w:rPr>
      <w:szCs w:val="20"/>
    </w:rPr>
  </w:style>
  <w:style w:type="paragraph" w:styleId="Heading8">
    <w:name w:val="heading 8"/>
    <w:basedOn w:val="Normal"/>
    <w:next w:val="Normal"/>
    <w:link w:val="Heading8Char"/>
    <w:qFormat/>
    <w:rsid w:val="004D7D4F"/>
    <w:pPr>
      <w:keepNext/>
      <w:numPr>
        <w:ilvl w:val="7"/>
        <w:numId w:val="11"/>
      </w:numPr>
      <w:outlineLvl w:val="7"/>
    </w:pPr>
    <w:rPr>
      <w:szCs w:val="20"/>
    </w:rPr>
  </w:style>
  <w:style w:type="paragraph" w:styleId="Heading9">
    <w:name w:val="heading 9"/>
    <w:basedOn w:val="Normal"/>
    <w:next w:val="Normal"/>
    <w:link w:val="Heading9Char"/>
    <w:qFormat/>
    <w:rsid w:val="004D7D4F"/>
    <w:pPr>
      <w:keepNext/>
      <w:numPr>
        <w:ilvl w:val="8"/>
        <w:numId w:val="11"/>
      </w:numPr>
      <w:outlineLvl w:val="8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  <w:rsid w:val="008B0C4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B0C48"/>
  </w:style>
  <w:style w:type="character" w:customStyle="1" w:styleId="Heading1Char">
    <w:name w:val="Heading 1 Char"/>
    <w:basedOn w:val="DefaultParagraphFont"/>
    <w:link w:val="Heading1"/>
    <w:uiPriority w:val="9"/>
    <w:locked/>
    <w:rsid w:val="008E7C70"/>
    <w:rPr>
      <w:rFonts w:ascii="Arial" w:hAnsi="Arial"/>
      <w:b/>
      <w:kern w:val="28"/>
      <w:sz w:val="2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8E7C70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8E7C70"/>
    <w:rPr>
      <w:rFonts w:ascii="Arial Narrow" w:hAnsi="Arial Narrow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8E7C70"/>
    <w:rPr>
      <w:rFonts w:ascii="Arial Narrow" w:hAnsi="Arial Narrow"/>
      <w:i/>
      <w:sz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E7C70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E7C70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E7C70"/>
    <w:rPr>
      <w:rFonts w:ascii="Tahoma" w:hAnsi="Tahoma" w:cs="Tahoma"/>
      <w:sz w:val="16"/>
      <w:szCs w:val="16"/>
      <w:lang w:eastAsia="en-US"/>
    </w:rPr>
  </w:style>
  <w:style w:type="character" w:styleId="PageNumber">
    <w:name w:val="page number"/>
    <w:basedOn w:val="DefaultParagraphFont"/>
    <w:uiPriority w:val="99"/>
    <w:rsid w:val="008E7C70"/>
    <w:rPr>
      <w:rFonts w:cs="Times New Roman"/>
    </w:rPr>
  </w:style>
  <w:style w:type="paragraph" w:customStyle="1" w:styleId="Default">
    <w:name w:val="Default"/>
    <w:rsid w:val="008E7C7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AU" w:eastAsia="en-AU"/>
    </w:rPr>
  </w:style>
  <w:style w:type="character" w:styleId="Hyperlink">
    <w:name w:val="Hyperlink"/>
    <w:basedOn w:val="DefaultParagraphFont"/>
    <w:uiPriority w:val="99"/>
    <w:rsid w:val="008E7C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8E7C70"/>
    <w:rPr>
      <w:rFonts w:cs="Times New Roman"/>
      <w:color w:val="800080"/>
      <w:u w:val="single"/>
    </w:rPr>
  </w:style>
  <w:style w:type="paragraph" w:styleId="ListBullet">
    <w:name w:val="List Bullet"/>
    <w:basedOn w:val="Normal"/>
    <w:autoRedefine/>
    <w:uiPriority w:val="99"/>
    <w:rsid w:val="008E7C70"/>
    <w:pPr>
      <w:numPr>
        <w:numId w:val="4"/>
      </w:numPr>
    </w:pPr>
    <w:rPr>
      <w:szCs w:val="20"/>
    </w:rPr>
  </w:style>
  <w:style w:type="paragraph" w:customStyle="1" w:styleId="TableColumnHeadings">
    <w:name w:val="Table Column Headings"/>
    <w:basedOn w:val="Normal"/>
    <w:rsid w:val="008E7C70"/>
    <w:pPr>
      <w:spacing w:before="60" w:after="60"/>
    </w:pPr>
    <w:rPr>
      <w:rFonts w:ascii="Arial Narrow" w:hAnsi="Arial Narrow"/>
      <w:b/>
      <w:sz w:val="20"/>
      <w:szCs w:val="20"/>
    </w:rPr>
  </w:style>
  <w:style w:type="paragraph" w:customStyle="1" w:styleId="TableMainTitle">
    <w:name w:val="Table Main Title"/>
    <w:basedOn w:val="Normal"/>
    <w:rsid w:val="008E7C70"/>
    <w:rPr>
      <w:rFonts w:ascii="Arial Narrow" w:hAnsi="Arial Narrow"/>
      <w:b/>
      <w:szCs w:val="20"/>
    </w:rPr>
  </w:style>
  <w:style w:type="paragraph" w:customStyle="1" w:styleId="TableTotals">
    <w:name w:val="Table Totals"/>
    <w:basedOn w:val="Normal"/>
    <w:rsid w:val="008E7C70"/>
    <w:rPr>
      <w:rFonts w:ascii="Arial Narrow" w:hAnsi="Arial Narrow"/>
      <w:b/>
      <w:sz w:val="20"/>
      <w:szCs w:val="20"/>
    </w:rPr>
  </w:style>
  <w:style w:type="paragraph" w:customStyle="1" w:styleId="TablesText">
    <w:name w:val="Tables Text"/>
    <w:basedOn w:val="Normal"/>
    <w:rsid w:val="008E7C70"/>
    <w:rPr>
      <w:rFonts w:ascii="Arial Narrow" w:hAnsi="Arial Narrow"/>
      <w:sz w:val="20"/>
      <w:szCs w:val="20"/>
    </w:rPr>
  </w:style>
  <w:style w:type="paragraph" w:customStyle="1" w:styleId="Contents">
    <w:name w:val="Contents"/>
    <w:basedOn w:val="Normal"/>
    <w:rsid w:val="008E7C70"/>
    <w:pPr>
      <w:pBdr>
        <w:bottom w:val="single" w:sz="4" w:space="1" w:color="auto"/>
      </w:pBdr>
      <w:tabs>
        <w:tab w:val="right" w:pos="9071"/>
      </w:tabs>
    </w:pPr>
    <w:rPr>
      <w:rFonts w:ascii="Arial Narrow" w:hAnsi="Arial Narrow"/>
      <w:b/>
      <w:sz w:val="36"/>
      <w:szCs w:val="20"/>
    </w:rPr>
  </w:style>
  <w:style w:type="paragraph" w:styleId="BodyText3">
    <w:name w:val="Body Text 3"/>
    <w:basedOn w:val="Normal"/>
    <w:link w:val="BodyText3Char"/>
    <w:uiPriority w:val="99"/>
    <w:semiHidden/>
    <w:rsid w:val="008E7C70"/>
    <w:pPr>
      <w:ind w:right="1395"/>
    </w:pPr>
    <w:rPr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8E7C70"/>
    <w:rPr>
      <w:rFonts w:ascii="Times New Roman" w:hAnsi="Times New Roman"/>
      <w:sz w:val="24"/>
      <w:lang w:eastAsia="en-US"/>
    </w:rPr>
  </w:style>
  <w:style w:type="paragraph" w:styleId="TOC1">
    <w:name w:val="toc 1"/>
    <w:basedOn w:val="Normal"/>
    <w:uiPriority w:val="39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ListNumber">
    <w:name w:val="List Number"/>
    <w:basedOn w:val="List"/>
    <w:uiPriority w:val="99"/>
    <w:rsid w:val="008E7C70"/>
    <w:pPr>
      <w:numPr>
        <w:numId w:val="3"/>
      </w:numPr>
      <w:tabs>
        <w:tab w:val="clear" w:pos="1778"/>
      </w:tabs>
      <w:ind w:left="425" w:hanging="425"/>
      <w:contextualSpacing w:val="0"/>
    </w:pPr>
    <w:rPr>
      <w:szCs w:val="20"/>
    </w:rPr>
  </w:style>
  <w:style w:type="paragraph" w:customStyle="1" w:styleId="ReturnAddress">
    <w:name w:val="Return Address"/>
    <w:basedOn w:val="Normal"/>
    <w:rsid w:val="008E7C70"/>
    <w:pPr>
      <w:jc w:val="center"/>
    </w:pPr>
    <w:rPr>
      <w:spacing w:val="-3"/>
      <w:sz w:val="20"/>
      <w:szCs w:val="20"/>
      <w:lang w:val="en-AU"/>
    </w:rPr>
  </w:style>
  <w:style w:type="paragraph" w:customStyle="1" w:styleId="TOC10">
    <w:name w:val="TOC1"/>
    <w:basedOn w:val="Normal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Title">
    <w:name w:val="Title"/>
    <w:basedOn w:val="Normal"/>
    <w:link w:val="TitleChar"/>
    <w:uiPriority w:val="10"/>
    <w:qFormat/>
    <w:rsid w:val="008E7C70"/>
    <w:pPr>
      <w:spacing w:before="240" w:after="60"/>
    </w:pPr>
    <w:rPr>
      <w:rFonts w:ascii="Arial Narrow" w:hAnsi="Arial Narrow" w:cs="Arial"/>
      <w:b/>
      <w:bCs/>
      <w:kern w:val="28"/>
      <w:sz w:val="48"/>
      <w:szCs w:val="32"/>
    </w:rPr>
  </w:style>
  <w:style w:type="character" w:customStyle="1" w:styleId="TitleChar">
    <w:name w:val="Title Char"/>
    <w:basedOn w:val="DefaultParagraphFont"/>
    <w:link w:val="Title"/>
    <w:uiPriority w:val="10"/>
    <w:locked/>
    <w:rsid w:val="008E7C70"/>
    <w:rPr>
      <w:rFonts w:ascii="Arial Narrow" w:hAnsi="Arial Narrow" w:cs="Arial"/>
      <w:b/>
      <w:bCs/>
      <w:kern w:val="28"/>
      <w:sz w:val="48"/>
      <w:szCs w:val="32"/>
      <w:lang w:eastAsia="en-US"/>
    </w:rPr>
  </w:style>
  <w:style w:type="paragraph" w:styleId="Subtitle">
    <w:name w:val="Subtitle"/>
    <w:basedOn w:val="Normal"/>
    <w:link w:val="SubtitleChar"/>
    <w:uiPriority w:val="11"/>
    <w:qFormat/>
    <w:rsid w:val="008E7C70"/>
    <w:pPr>
      <w:spacing w:after="60"/>
    </w:pPr>
    <w:rPr>
      <w:rFonts w:ascii="Arial Narrow" w:hAnsi="Arial Narrow" w:cs="Arial"/>
      <w:b/>
      <w:sz w:val="28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8E7C70"/>
    <w:rPr>
      <w:rFonts w:ascii="Arial Narrow" w:hAnsi="Arial Narrow" w:cs="Arial"/>
      <w:b/>
      <w:sz w:val="28"/>
      <w:szCs w:val="24"/>
      <w:lang w:eastAsia="en-US"/>
    </w:rPr>
  </w:style>
  <w:style w:type="paragraph" w:customStyle="1" w:styleId="ISBN">
    <w:name w:val="ISBN"/>
    <w:basedOn w:val="Normal"/>
    <w:rsid w:val="008E7C70"/>
    <w:rPr>
      <w:rFonts w:ascii="Arial Narrow" w:hAnsi="Arial Narrow"/>
      <w:szCs w:val="20"/>
    </w:rPr>
  </w:style>
  <w:style w:type="paragraph" w:customStyle="1" w:styleId="Date-frontpage">
    <w:name w:val="Date-front page"/>
    <w:basedOn w:val="ReturnAddress"/>
    <w:rsid w:val="008E7C70"/>
    <w:pPr>
      <w:jc w:val="left"/>
    </w:pPr>
    <w:rPr>
      <w:rFonts w:ascii="Arial Narrow" w:hAnsi="Arial Narrow"/>
      <w:b/>
      <w:sz w:val="24"/>
    </w:rPr>
  </w:style>
  <w:style w:type="paragraph" w:customStyle="1" w:styleId="Disclaimer">
    <w:name w:val="Disclaimer"/>
    <w:basedOn w:val="Normal"/>
    <w:rsid w:val="008E7C70"/>
    <w:pPr>
      <w:ind w:right="1395"/>
    </w:pPr>
    <w:rPr>
      <w:rFonts w:ascii="Arial Narrow" w:hAnsi="Arial Narrow"/>
      <w:b/>
      <w:sz w:val="36"/>
      <w:szCs w:val="20"/>
    </w:rPr>
  </w:style>
  <w:style w:type="paragraph" w:styleId="ListBullet2">
    <w:name w:val="List Bullet 2"/>
    <w:basedOn w:val="Normal"/>
    <w:uiPriority w:val="99"/>
    <w:rsid w:val="008E7C70"/>
    <w:pPr>
      <w:numPr>
        <w:numId w:val="1"/>
      </w:numPr>
    </w:pPr>
    <w:rPr>
      <w:szCs w:val="20"/>
    </w:rPr>
  </w:style>
  <w:style w:type="paragraph" w:styleId="ListNumber2">
    <w:name w:val="List Number 2"/>
    <w:basedOn w:val="Normal"/>
    <w:uiPriority w:val="99"/>
    <w:rsid w:val="008E7C70"/>
    <w:pPr>
      <w:numPr>
        <w:numId w:val="2"/>
      </w:numPr>
      <w:tabs>
        <w:tab w:val="clear" w:pos="284"/>
        <w:tab w:val="num" w:pos="851"/>
      </w:tabs>
      <w:ind w:left="851" w:hanging="426"/>
    </w:pPr>
    <w:rPr>
      <w:szCs w:val="20"/>
    </w:rPr>
  </w:style>
  <w:style w:type="table" w:styleId="TableGrid">
    <w:name w:val="Table Grid"/>
    <w:basedOn w:val="TableNormal"/>
    <w:uiPriority w:val="59"/>
    <w:rsid w:val="008E7C70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lumnHeadingscentred">
    <w:name w:val="Table Column Headings centred"/>
    <w:basedOn w:val="TableColumnHeadings"/>
    <w:rsid w:val="008E7C70"/>
    <w:pPr>
      <w:tabs>
        <w:tab w:val="left" w:pos="1005"/>
      </w:tabs>
      <w:jc w:val="center"/>
    </w:pPr>
  </w:style>
  <w:style w:type="paragraph" w:styleId="List">
    <w:name w:val="List"/>
    <w:basedOn w:val="Normal"/>
    <w:uiPriority w:val="99"/>
    <w:semiHidden/>
    <w:unhideWhenUsed/>
    <w:rsid w:val="008E7C70"/>
    <w:pPr>
      <w:ind w:left="283" w:hanging="283"/>
      <w:contextualSpacing/>
    </w:pPr>
  </w:style>
  <w:style w:type="paragraph" w:styleId="ListParagraph">
    <w:name w:val="List Paragraph"/>
    <w:basedOn w:val="Normal"/>
    <w:uiPriority w:val="34"/>
    <w:qFormat/>
    <w:rsid w:val="008E7C7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480"/>
    </w:pPr>
  </w:style>
  <w:style w:type="paragraph" w:styleId="Caption">
    <w:name w:val="caption"/>
    <w:next w:val="Normal"/>
    <w:uiPriority w:val="35"/>
    <w:qFormat/>
    <w:rsid w:val="004D7D4F"/>
    <w:pPr>
      <w:keepNext/>
      <w:keepLines/>
      <w:spacing w:after="120"/>
    </w:pPr>
    <w:rPr>
      <w:rFonts w:ascii="Times New Roman" w:hAnsi="Times New Roman"/>
      <w:b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4D7D4F"/>
    <w:pPr>
      <w:spacing w:after="240"/>
    </w:pPr>
    <w:rPr>
      <w:szCs w:val="20"/>
    </w:rPr>
  </w:style>
  <w:style w:type="character" w:styleId="CommentReference">
    <w:name w:val="annotation reference"/>
    <w:basedOn w:val="DefaultParagraphFont"/>
    <w:rsid w:val="004D7D4F"/>
    <w:rPr>
      <w:sz w:val="16"/>
      <w:szCs w:val="16"/>
    </w:rPr>
  </w:style>
  <w:style w:type="paragraph" w:styleId="CommentText">
    <w:name w:val="annotation text"/>
    <w:basedOn w:val="Normal"/>
    <w:link w:val="CommentTextChar"/>
    <w:rsid w:val="004D7D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D7D4F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rsid w:val="004D7D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D7D4F"/>
    <w:rPr>
      <w:rFonts w:ascii="Times New Roman" w:hAnsi="Times New Roman"/>
      <w:b/>
      <w:bCs/>
    </w:rPr>
  </w:style>
  <w:style w:type="paragraph" w:customStyle="1" w:styleId="m7468381814262586559msolistparagraph">
    <w:name w:val="m_7468381814262586559msolistparagraph"/>
    <w:basedOn w:val="Normal"/>
    <w:rsid w:val="00957EC2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4D7D4F"/>
    <w:pPr>
      <w:spacing w:after="12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CB1E90"/>
    <w:rPr>
      <w:rFonts w:ascii="Times New Roman" w:hAnsi="Times New Roman"/>
      <w:sz w:val="22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CB1E90"/>
    <w:pPr>
      <w:spacing w:before="180" w:after="180"/>
    </w:pPr>
  </w:style>
  <w:style w:type="character" w:customStyle="1" w:styleId="VerbatimChar">
    <w:name w:val="Verbatim Char"/>
    <w:basedOn w:val="DefaultParagraphFont"/>
    <w:link w:val="SourceCode"/>
    <w:rsid w:val="00CB1E90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CB1E90"/>
    <w:pPr>
      <w:shd w:val="clear" w:color="auto" w:fill="F8F8F8"/>
      <w:wordWrap w:val="0"/>
      <w:spacing w:after="200"/>
    </w:pPr>
    <w:rPr>
      <w:rFonts w:ascii="Consolas" w:hAnsi="Consolas"/>
      <w:szCs w:val="20"/>
    </w:rPr>
  </w:style>
  <w:style w:type="character" w:customStyle="1" w:styleId="DecValTok">
    <w:name w:val="DecVal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pecialCharTok">
    <w:name w:val="SpecialChar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sid w:val="00CB1E90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CB1E9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CB1E90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CB1E9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AttributeTok">
    <w:name w:val="AttributeTok"/>
    <w:basedOn w:val="VerbatimChar"/>
    <w:rsid w:val="00CB1E90"/>
    <w:rPr>
      <w:rFonts w:ascii="Consolas" w:hAnsi="Consolas"/>
      <w:color w:val="C4A000"/>
      <w:sz w:val="22"/>
      <w:shd w:val="clear" w:color="auto" w:fill="F8F8F8"/>
    </w:rPr>
  </w:style>
  <w:style w:type="character" w:customStyle="1" w:styleId="NormalTok">
    <w:name w:val="NormalTok"/>
    <w:basedOn w:val="VerbatimChar"/>
    <w:rsid w:val="00CB1E90"/>
    <w:rPr>
      <w:rFonts w:ascii="Consolas" w:hAnsi="Consolas"/>
      <w:sz w:val="22"/>
      <w:shd w:val="clear" w:color="auto" w:fill="F8F8F8"/>
    </w:rPr>
  </w:style>
  <w:style w:type="character" w:customStyle="1" w:styleId="Heading5Char">
    <w:name w:val="Heading 5 Char"/>
    <w:basedOn w:val="DefaultParagraphFont"/>
    <w:link w:val="Heading5"/>
    <w:rsid w:val="00586E8B"/>
    <w:rPr>
      <w:rFonts w:ascii="Times New Roman" w:hAnsi="Times New Roman"/>
      <w:b/>
      <w:bCs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rsid w:val="00586E8B"/>
    <w:rPr>
      <w:rFonts w:ascii="Times New Roman" w:hAnsi="Times New Roman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rsid w:val="00586E8B"/>
    <w:rPr>
      <w:rFonts w:ascii="Times New Roman" w:hAnsi="Times New Roman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586E8B"/>
    <w:rPr>
      <w:rFonts w:ascii="Times New Roman" w:hAnsi="Times New Roman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586E8B"/>
    <w:rPr>
      <w:rFonts w:ascii="Times New Roman" w:hAnsi="Times New Roman"/>
      <w:sz w:val="24"/>
      <w:lang w:eastAsia="en-US"/>
    </w:rPr>
  </w:style>
  <w:style w:type="paragraph" w:customStyle="1" w:styleId="Author">
    <w:name w:val="Author"/>
    <w:basedOn w:val="Normal"/>
    <w:rsid w:val="004D7D4F"/>
    <w:rPr>
      <w:rFonts w:ascii="Arial" w:hAnsi="Arial"/>
      <w:b/>
      <w:szCs w:val="20"/>
    </w:rPr>
  </w:style>
  <w:style w:type="paragraph" w:customStyle="1" w:styleId="Tableformat">
    <w:name w:val="Table format"/>
    <w:next w:val="Normal"/>
    <w:rsid w:val="004D7D4F"/>
    <w:pPr>
      <w:keepNext/>
      <w:keepLines/>
    </w:pPr>
    <w:rPr>
      <w:rFonts w:ascii="Times New Roman" w:hAnsi="Times New Roman"/>
      <w:lang w:eastAsia="en-US"/>
    </w:rPr>
  </w:style>
  <w:style w:type="paragraph" w:customStyle="1" w:styleId="Quotation">
    <w:name w:val="Quotation"/>
    <w:basedOn w:val="Normal"/>
    <w:next w:val="Normal"/>
    <w:rsid w:val="004D7D4F"/>
    <w:pPr>
      <w:spacing w:after="120"/>
      <w:ind w:left="567" w:right="1134"/>
    </w:pPr>
    <w:rPr>
      <w:szCs w:val="20"/>
    </w:rPr>
  </w:style>
  <w:style w:type="character" w:customStyle="1" w:styleId="MTEquationSection">
    <w:name w:val="MTEquationSection"/>
    <w:rsid w:val="004D7D4F"/>
    <w:rPr>
      <w:vanish/>
      <w:color w:val="FF0000"/>
    </w:rPr>
  </w:style>
  <w:style w:type="paragraph" w:styleId="BodyTextIndent">
    <w:name w:val="Body Text Indent"/>
    <w:basedOn w:val="Normal"/>
    <w:link w:val="BodyTextIndentChar"/>
    <w:rsid w:val="004D7D4F"/>
    <w:pPr>
      <w:ind w:left="720" w:hanging="72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586E8B"/>
    <w:rPr>
      <w:rFonts w:ascii="Times New Roman" w:hAnsi="Times New Roman"/>
      <w:sz w:val="22"/>
      <w:lang w:eastAsia="en-US"/>
    </w:rPr>
  </w:style>
  <w:style w:type="paragraph" w:customStyle="1" w:styleId="msonormal0">
    <w:name w:val="msonormal"/>
    <w:basedOn w:val="Normal"/>
    <w:rsid w:val="004D7D4F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4D7D4F"/>
    <w:rPr>
      <w:color w:val="808080"/>
    </w:rPr>
  </w:style>
  <w:style w:type="paragraph" w:customStyle="1" w:styleId="Tableofcontents">
    <w:name w:val="Table of contents"/>
    <w:basedOn w:val="TOC1"/>
    <w:link w:val="TableofcontentsChar"/>
    <w:qFormat/>
    <w:rsid w:val="004D7D4F"/>
    <w:pPr>
      <w:spacing w:after="240"/>
    </w:pPr>
    <w:rPr>
      <w:rFonts w:ascii="Arial" w:hAnsi="Arial" w:cs="Arial"/>
      <w:b w:val="0"/>
      <w:caps/>
    </w:rPr>
  </w:style>
  <w:style w:type="character" w:customStyle="1" w:styleId="TableofcontentsChar">
    <w:name w:val="Table of contents Char"/>
    <w:basedOn w:val="DefaultParagraphFont"/>
    <w:link w:val="Tableofcontents"/>
    <w:rsid w:val="004D7D4F"/>
    <w:rPr>
      <w:rFonts w:ascii="Arial" w:hAnsi="Arial" w:cs="Arial"/>
      <w:bCs/>
      <w:noProof/>
      <w:sz w:val="22"/>
      <w:lang w:val="en-GB" w:eastAsia="en-US"/>
    </w:rPr>
  </w:style>
  <w:style w:type="paragraph" w:styleId="FootnoteText">
    <w:name w:val="footnote text"/>
    <w:basedOn w:val="Normal"/>
    <w:link w:val="FootnoteTextChar"/>
    <w:rsid w:val="004D7D4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D7D4F"/>
    <w:rPr>
      <w:rFonts w:ascii="Times New Roman" w:hAnsi="Times New Roman"/>
    </w:rPr>
  </w:style>
  <w:style w:type="character" w:styleId="FootnoteReference">
    <w:name w:val="footnote reference"/>
    <w:basedOn w:val="DefaultParagraphFont"/>
    <w:rsid w:val="004D7D4F"/>
    <w:rPr>
      <w:vertAlign w:val="superscript"/>
    </w:rPr>
  </w:style>
  <w:style w:type="paragraph" w:styleId="Revision">
    <w:name w:val="Revision"/>
    <w:hidden/>
    <w:uiPriority w:val="99"/>
    <w:semiHidden/>
    <w:rsid w:val="004D7D4F"/>
    <w:rPr>
      <w:rFonts w:ascii="Times New Roman" w:hAnsi="Times New Roman"/>
      <w:sz w:val="22"/>
      <w:szCs w:val="24"/>
    </w:rPr>
  </w:style>
  <w:style w:type="character" w:customStyle="1" w:styleId="ListLabel2">
    <w:name w:val="ListLabel 2"/>
    <w:qFormat/>
    <w:rsid w:val="000725BD"/>
  </w:style>
  <w:style w:type="character" w:styleId="UnresolvedMention">
    <w:name w:val="Unresolved Mention"/>
    <w:basedOn w:val="DefaultParagraphFont"/>
    <w:uiPriority w:val="99"/>
    <w:semiHidden/>
    <w:unhideWhenUsed/>
    <w:rsid w:val="000725BD"/>
    <w:rPr>
      <w:color w:val="605E5C"/>
      <w:shd w:val="clear" w:color="auto" w:fill="E1DFDD"/>
    </w:rPr>
  </w:style>
  <w:style w:type="paragraph" w:customStyle="1" w:styleId="Textbody">
    <w:name w:val="Text body"/>
    <w:basedOn w:val="Normal"/>
    <w:qFormat/>
    <w:rsid w:val="007B3D60"/>
    <w:pPr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customStyle="1" w:styleId="tickboxes">
    <w:name w:val="tick boxes"/>
    <w:basedOn w:val="Normal"/>
    <w:link w:val="tickboxesChar"/>
    <w:qFormat/>
    <w:rsid w:val="00A86DA9"/>
    <w:pPr>
      <w:spacing w:after="0"/>
    </w:pPr>
    <w:rPr>
      <w:rFonts w:ascii="MS Gothic" w:eastAsia="MS Gothic" w:hAnsi="MS Gothic"/>
    </w:rPr>
  </w:style>
  <w:style w:type="character" w:customStyle="1" w:styleId="tickboxesChar">
    <w:name w:val="tick boxes Char"/>
    <w:basedOn w:val="DefaultParagraphFont"/>
    <w:link w:val="tickboxes"/>
    <w:rsid w:val="00A86DA9"/>
    <w:rPr>
      <w:rFonts w:ascii="MS Gothic" w:eastAsia="MS Gothic" w:hAnsi="MS Gothic" w:cstheme="minorBidi"/>
      <w:sz w:val="22"/>
      <w:szCs w:val="2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microsoft.com/office/2016/09/relationships/commentsIds" Target="commentsIds.xml"/><Relationship Id="rId39" Type="http://schemas.openxmlformats.org/officeDocument/2006/relationships/theme" Target="theme/theme1.xml"/><Relationship Id="rId21" Type="http://schemas.openxmlformats.org/officeDocument/2006/relationships/footer" Target="footer3.xml"/><Relationship Id="rId34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yperlink" Target="http://fs.fish.govt.nz" TargetMode="External"/><Relationship Id="rId25" Type="http://schemas.microsoft.com/office/2011/relationships/commentsExtended" Target="commentsExtended.xml"/><Relationship Id="rId33" Type="http://schemas.openxmlformats.org/officeDocument/2006/relationships/header" Target="header8.xml"/><Relationship Id="rId38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mpi.govt.nz/news-and-resources/publications" TargetMode="External"/><Relationship Id="rId20" Type="http://schemas.openxmlformats.org/officeDocument/2006/relationships/footer" Target="footer2.xml"/><Relationship Id="rId29" Type="http://schemas.openxmlformats.org/officeDocument/2006/relationships/hyperlink" Target="https://github.com/quantifish/nzs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comments" Target="comments.xml"/><Relationship Id="rId32" Type="http://schemas.openxmlformats.org/officeDocument/2006/relationships/header" Target="header7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Fisheries-Science.Editor@mpi.govt.nz" TargetMode="External"/><Relationship Id="rId23" Type="http://schemas.openxmlformats.org/officeDocument/2006/relationships/footer" Target="footer4.xml"/><Relationship Id="rId28" Type="http://schemas.openxmlformats.org/officeDocument/2006/relationships/hyperlink" Target="https://epsg.io/9191" TargetMode="External"/><Relationship Id="rId36" Type="http://schemas.openxmlformats.org/officeDocument/2006/relationships/header" Target="header9.xm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microsoft.com/office/2018/08/relationships/commentsExtensible" Target="commentsExtensible.xml"/><Relationship Id="rId30" Type="http://schemas.openxmlformats.org/officeDocument/2006/relationships/image" Target="media/image5.png"/><Relationship Id="rId35" Type="http://schemas.openxmlformats.org/officeDocument/2006/relationships/footer" Target="footer6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3TopicNote xmlns="01be4277-2979-4a68-876d-b92b25fceece">
      <Terms xmlns="http://schemas.microsoft.com/office/infopath/2007/PartnerControls"/>
    </C3TopicNote>
    <TaxKeywordTaxHTField xmlns="53305d22-c52c-4ebf-80a3-731614f57ab7">
      <Terms xmlns="http://schemas.microsoft.com/office/infopath/2007/PartnerControls"/>
    </TaxKeywordTaxHTField>
    <MPIPublicationStatus xmlns="5fc25e0d-bd2c-4d7b-920a-68c40e35e751" xsi:nil="true"/>
    <od12f45513fd4debb073a8a26f4c6b4f xmlns="53305d22-c52c-4ebf-80a3-731614f57ab7">
      <Terms xmlns="http://schemas.microsoft.com/office/infopath/2007/PartnerControls"/>
    </od12f45513fd4debb073a8a26f4c6b4f>
    <g6f5970aaae1455591eba4514e9755ef xmlns="53305d22-c52c-4ebf-80a3-731614f57ab7">
      <Terms xmlns="http://schemas.microsoft.com/office/infopath/2007/PartnerControls"/>
    </g6f5970aaae1455591eba4514e9755ef>
    <PingarLastProcessed xmlns="53305d22-c52c-4ebf-80a3-731614f57ab7" xsi:nil="true"/>
    <g1fe1e02ea0941d1b1173a4aff436797 xmlns="53305d22-c52c-4ebf-80a3-731614f57ab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None</TermName>
          <TermId xmlns="http://schemas.microsoft.com/office/infopath/2007/PartnerControls">cf402fa0-b6a8-49a7-a22e-a95b6152c608</TermId>
        </TermInfo>
      </Terms>
    </g1fe1e02ea0941d1b1173a4aff436797>
    <TaxCatchAll xmlns="53305d22-c52c-4ebf-80a3-731614f57ab7">
      <Value>1</Value>
    </TaxCatchAl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Word Document" ma:contentTypeID="0x0101005496552013C0BA46BE88192D5C6EB20B00BC7B51C3C3DA487E91D1E0ED95F8C85C00C1820387F4BF8849ADE7055CE8F2DA12" ma:contentTypeVersion="14" ma:contentTypeDescription="Create a new Word Document" ma:contentTypeScope="" ma:versionID="c2eeda0a790fa41acb05a14d161c9a6b">
  <xsd:schema xmlns:xsd="http://www.w3.org/2001/XMLSchema" xmlns:xs="http://www.w3.org/2001/XMLSchema" xmlns:p="http://schemas.microsoft.com/office/2006/metadata/properties" xmlns:ns3="53305d22-c52c-4ebf-80a3-731614f57ab7" xmlns:ns4="5fc25e0d-bd2c-4d7b-920a-68c40e35e751" xmlns:ns5="01be4277-2979-4a68-876d-b92b25fceece" targetNamespace="http://schemas.microsoft.com/office/2006/metadata/properties" ma:root="true" ma:fieldsID="37711efd62d93105090a782a4387b9ff" ns3:_="" ns4:_="" ns5:_="">
    <xsd:import namespace="53305d22-c52c-4ebf-80a3-731614f57ab7"/>
    <xsd:import namespace="5fc25e0d-bd2c-4d7b-920a-68c40e35e751"/>
    <xsd:import namespace="01be4277-2979-4a68-876d-b92b25fceece"/>
    <xsd:element name="properties">
      <xsd:complexType>
        <xsd:sequence>
          <xsd:element name="documentManagement">
            <xsd:complexType>
              <xsd:all>
                <xsd:element ref="ns3:PingarLastProcessed" minOccurs="0"/>
                <xsd:element ref="ns4:MPIPublicationStatus" minOccurs="0"/>
                <xsd:element ref="ns3:TaxKeywordTaxHTField" minOccurs="0"/>
                <xsd:element ref="ns3:TaxCatchAll" minOccurs="0"/>
                <xsd:element ref="ns3:TaxCatchAllLabel" minOccurs="0"/>
                <xsd:element ref="ns3:g1fe1e02ea0941d1b1173a4aff436797" minOccurs="0"/>
                <xsd:element ref="ns5:C3TopicNote" minOccurs="0"/>
                <xsd:element ref="ns3:od12f45513fd4debb073a8a26f4c6b4f" minOccurs="0"/>
                <xsd:element ref="ns3:g6f5970aaae1455591eba4514e9755ef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05d22-c52c-4ebf-80a3-731614f57ab7" elementFormDefault="qualified">
    <xsd:import namespace="http://schemas.microsoft.com/office/2006/documentManagement/types"/>
    <xsd:import namespace="http://schemas.microsoft.com/office/infopath/2007/PartnerControls"/>
    <xsd:element name="PingarLastProcessed" ma:index="5" nillable="true" ma:displayName="PingarLastProcessed" ma:format="DateTime" ma:internalName="PingarLastProcessed">
      <xsd:simpleType>
        <xsd:restriction base="dms:DateTime"/>
      </xsd:simpleType>
    </xsd:element>
    <xsd:element name="TaxKeywordTaxHTField" ma:index="11" nillable="true" ma:taxonomy="true" ma:internalName="TaxKeywordTaxHTField" ma:taxonomyFieldName="TaxKeyword" ma:displayName="Enterprise Keywords" ma:fieldId="{23f27201-bee3-471e-b2e7-b64fd8b7ca38}" ma:taxonomyMulti="true" ma:sspId="3bfd400a-bb0f-42a8-a885-98b592a0f76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2" nillable="true" ma:displayName="Taxonomy Catch All Column" ma:description="" ma:hidden="true" ma:list="{3f17bfd4-a201-437d-98ff-43d884cbcde5}" ma:internalName="TaxCatchAll" ma:showField="CatchAllData" ma:web="53305d22-c52c-4ebf-80a3-731614f57a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3" nillable="true" ma:displayName="Taxonomy Catch All Column1" ma:description="" ma:hidden="true" ma:list="{3f17bfd4-a201-437d-98ff-43d884cbcde5}" ma:internalName="TaxCatchAllLabel" ma:readOnly="true" ma:showField="CatchAllDataLabel" ma:web="53305d22-c52c-4ebf-80a3-731614f57a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g1fe1e02ea0941d1b1173a4aff436797" ma:index="14" nillable="true" ma:taxonomy="true" ma:internalName="g1fe1e02ea0941d1b1173a4aff436797" ma:taxonomyFieldName="MPISecurityClassification" ma:displayName="Security Classification" ma:default="1;#None|cf402fa0-b6a8-49a7-a22e-a95b6152c608" ma:fieldId="{01fe1e02-ea09-41d1-b117-3a4aff436797}" ma:sspId="3bfd400a-bb0f-42a8-a885-98b592a0f767" ma:termSetId="0585e480-f249-45e9-9d9a-827200d7ed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od12f45513fd4debb073a8a26f4c6b4f" ma:index="17" nillable="true" ma:taxonomy="true" ma:internalName="od12f45513fd4debb073a8a26f4c6b4f" ma:taxonomyFieldName="PingarMPI_Terms" ma:displayName="Derived Terms" ma:fieldId="{8d12f455-13fd-4deb-b073-a8a26f4c6b4f}" ma:taxonomyMulti="true" ma:sspId="3bfd400a-bb0f-42a8-a885-98b592a0f767" ma:termSetId="c0c02398-e6f2-4f2e-9af7-34dd048d98a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6f5970aaae1455591eba4514e9755ef" ma:index="22" nillable="true" ma:taxonomy="true" ma:internalName="g6f5970aaae1455591eba4514e9755ef" ma:taxonomyFieldName="MPIYear" ma:displayName="Year" ma:default="" ma:fieldId="{06f5970a-aae1-4555-91eb-a4514e9755ef}" ma:sspId="3bfd400a-bb0f-42a8-a885-98b592a0f767" ma:termSetId="a2794d3b-ad43-433c-baba-58d8fc3e786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4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c25e0d-bd2c-4d7b-920a-68c40e35e751" elementFormDefault="qualified">
    <xsd:import namespace="http://schemas.microsoft.com/office/2006/documentManagement/types"/>
    <xsd:import namespace="http://schemas.microsoft.com/office/infopath/2007/PartnerControls"/>
    <xsd:element name="MPIPublicationStatus" ma:index="7" nillable="true" ma:displayName="Publication Status" ma:list="{0fbb15c0-0d0a-4e4e-b874-0851157cbb58}" ma:internalName="MPIPublicationStatus" ma:showField="Title" ma:web="5fc25e0d-bd2c-4d7b-920a-68c40e35e751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e4277-2979-4a68-876d-b92b25fceece" elementFormDefault="qualified">
    <xsd:import namespace="http://schemas.microsoft.com/office/2006/documentManagement/types"/>
    <xsd:import namespace="http://schemas.microsoft.com/office/infopath/2007/PartnerControls"/>
    <xsd:element name="C3TopicNote" ma:index="15" nillable="true" ma:taxonomy="true" ma:internalName="C3TopicNote" ma:taxonomyFieldName="C3Topic" ma:displayName="Topic" ma:readOnly="false" ma:default="" ma:fieldId="{6a3fe89f-a6dd-4490-a9c1-3ef38d67b8c7}" ma:sspId="3bfd400a-bb0f-42a8-a885-98b592a0f767" ma:termSetId="9cb9d936-a224-406d-a76a-f42f2d4a040c" ma:anchorId="d7d22acc-f19d-4216-b85f-34a994b572dd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5D290B-E0AD-43DB-9B86-E1D9824B7BB2}">
  <ds:schemaRefs>
    <ds:schemaRef ds:uri="http://schemas.microsoft.com/office/2006/metadata/properties"/>
    <ds:schemaRef ds:uri="http://schemas.microsoft.com/office/infopath/2007/PartnerControls"/>
    <ds:schemaRef ds:uri="01be4277-2979-4a68-876d-b92b25fceece"/>
    <ds:schemaRef ds:uri="53305d22-c52c-4ebf-80a3-731614f57ab7"/>
    <ds:schemaRef ds:uri="5fc25e0d-bd2c-4d7b-920a-68c40e35e751"/>
  </ds:schemaRefs>
</ds:datastoreItem>
</file>

<file path=customXml/itemProps2.xml><?xml version="1.0" encoding="utf-8"?>
<ds:datastoreItem xmlns:ds="http://schemas.openxmlformats.org/officeDocument/2006/customXml" ds:itemID="{60382E71-9F4A-4D5C-870E-C197757FEB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F92F52-BAF3-4EC9-A234-AB2BF91ACE6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2E79BC-F8FA-4EAE-82BB-E1165357D1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305d22-c52c-4ebf-80a3-731614f57ab7"/>
    <ds:schemaRef ds:uri="5fc25e0d-bd2c-4d7b-920a-68c40e35e751"/>
    <ds:schemaRef ds:uri="01be4277-2979-4a68-876d-b92b25fcee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1555</Words>
  <Characters>11472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Creating standardised grids for New  Zealand marine science outputs.</vt:lpstr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standardised grids for New  Zealand marine science outputs.</dc:title>
  <dc:subject/>
  <dc:creator>Mormede, S.;Webber, D.N.;Edwards, C.</dc:creator>
  <cp:keywords/>
  <dc:description/>
  <cp:lastModifiedBy>Darcy Webber</cp:lastModifiedBy>
  <cp:revision>2</cp:revision>
  <dcterms:created xsi:type="dcterms:W3CDTF">2022-03-28T22:16:00Z</dcterms:created>
  <dcterms:modified xsi:type="dcterms:W3CDTF">2022-03-28T22:16:00Z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id="nI5mUbFg"/&gt;&lt;style id="http://www.zotero.org/styles/nzfar" hasBibliography="1" bibliographyStyleHasBeenSet="1"/&gt;&lt;prefs&gt;&lt;pref name="fieldType" value="Field"/&gt;&lt;/prefs&gt;&lt;/data&gt;</vt:lpwstr>
  </property>
  <property fmtid="{D5CDD505-2E9C-101B-9397-08002B2CF9AE}" pid="3" name="ContentTypeId">
    <vt:lpwstr>0x0101005496552013C0BA46BE88192D5C6EB20B00BC7B51C3C3DA487E91D1E0ED95F8C85C00C1820387F4BF8849ADE7055CE8F2DA12</vt:lpwstr>
  </property>
  <property fmtid="{D5CDD505-2E9C-101B-9397-08002B2CF9AE}" pid="4" name="TaxKeyword">
    <vt:lpwstr/>
  </property>
  <property fmtid="{D5CDD505-2E9C-101B-9397-08002B2CF9AE}" pid="5" name="MPISecurityClassification">
    <vt:lpwstr>1;#None|cf402fa0-b6a8-49a7-a22e-a95b6152c608</vt:lpwstr>
  </property>
  <property fmtid="{D5CDD505-2E9C-101B-9397-08002B2CF9AE}" pid="6" name="MPIYear">
    <vt:lpwstr/>
  </property>
  <property fmtid="{D5CDD505-2E9C-101B-9397-08002B2CF9AE}" pid="7" name="PingarMPI_Terms">
    <vt:lpwstr/>
  </property>
  <property fmtid="{D5CDD505-2E9C-101B-9397-08002B2CF9AE}" pid="8" name="C3Topic">
    <vt:lpwstr/>
  </property>
</Properties>
</file>